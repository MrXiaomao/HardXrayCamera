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DD6C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通道1</w:t>
      </w:r>
    </w:p>
    <w:p w14:paraId="4FD60964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7-8字节为能量终止道址，9-10为能量起始道址</w:t>
      </w:r>
    </w:p>
    <w:p w14:paraId="1E9B9D3C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00 </w:t>
      </w:r>
      <w:r>
        <w:rPr>
          <w:rFonts w:hint="eastAsia"/>
          <w:color w:val="588E32" w:themeColor="accent4" w:themeShade="BF"/>
          <w:highlight w:val="none"/>
        </w:rPr>
        <w:t>00 1C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>AB CD</w:t>
      </w:r>
      <w:r>
        <w:rPr>
          <w:rFonts w:hint="eastAsia"/>
          <w:lang w:val="en-US" w:eastAsia="zh-CN"/>
        </w:rPr>
        <w:t xml:space="preserve">    11-28    11-27   为16能谱第1道址</w:t>
      </w:r>
      <w:ins w:id="0" w:author="小毛" w:date="2026-05-18T17:09:42Z">
        <w:r>
          <w:rPr>
            <w:rFonts w:hint="eastAsia"/>
            <w:lang w:val="en-US" w:eastAsia="zh-CN"/>
          </w:rPr>
          <w:t>（</w:t>
        </w:r>
      </w:ins>
      <w:ins w:id="1" w:author="小毛" w:date="2026-05-18T17:09:44Z">
        <w:r>
          <w:rPr>
            <w:rFonts w:hint="eastAsia"/>
            <w:lang w:val="en-US" w:eastAsia="zh-CN"/>
          </w:rPr>
          <w:t>相当于</w:t>
        </w:r>
      </w:ins>
      <w:ins w:id="2" w:author="小毛" w:date="2026-05-18T17:09:46Z">
        <w:r>
          <w:rPr>
            <w:rFonts w:hint="eastAsia"/>
            <w:lang w:val="en-US" w:eastAsia="zh-CN"/>
          </w:rPr>
          <w:t>低位</w:t>
        </w:r>
      </w:ins>
      <w:ins w:id="3" w:author="小毛" w:date="2026-05-18T17:09:50Z">
        <w:r>
          <w:rPr>
            <w:rFonts w:hint="eastAsia"/>
            <w:lang w:val="en-US" w:eastAsia="zh-CN"/>
          </w:rPr>
          <w:t>作为</w:t>
        </w:r>
      </w:ins>
      <w:ins w:id="4" w:author="小毛" w:date="2026-05-18T17:09:52Z">
        <w:r>
          <w:rPr>
            <w:rFonts w:hint="eastAsia"/>
            <w:lang w:val="en-US" w:eastAsia="zh-CN"/>
          </w:rPr>
          <w:t>道址</w:t>
        </w:r>
      </w:ins>
      <w:ins w:id="5" w:author="小毛" w:date="2026-05-18T17:09:54Z">
        <w:r>
          <w:rPr>
            <w:rFonts w:hint="eastAsia"/>
            <w:lang w:val="en-US" w:eastAsia="zh-CN"/>
          </w:rPr>
          <w:t>左边界，</w:t>
        </w:r>
      </w:ins>
      <w:ins w:id="6" w:author="小毛" w:date="2026-05-18T17:09:55Z">
        <w:r>
          <w:rPr>
            <w:rFonts w:hint="eastAsia"/>
            <w:lang w:val="en-US" w:eastAsia="zh-CN"/>
          </w:rPr>
          <w:t>高位</w:t>
        </w:r>
      </w:ins>
      <w:ins w:id="7" w:author="小毛" w:date="2026-05-18T17:09:57Z">
        <w:r>
          <w:rPr>
            <w:rFonts w:hint="eastAsia"/>
            <w:lang w:val="en-US" w:eastAsia="zh-CN"/>
          </w:rPr>
          <w:t>作为</w:t>
        </w:r>
      </w:ins>
      <w:ins w:id="8" w:author="小毛" w:date="2026-05-18T17:10:04Z">
        <w:r>
          <w:rPr>
            <w:rFonts w:hint="eastAsia"/>
            <w:lang w:val="en-US" w:eastAsia="zh-CN"/>
          </w:rPr>
          <w:t>道址</w:t>
        </w:r>
      </w:ins>
      <w:ins w:id="9" w:author="小毛" w:date="2026-05-18T17:10:06Z">
        <w:r>
          <w:rPr>
            <w:rFonts w:hint="eastAsia"/>
            <w:lang w:val="en-US" w:eastAsia="zh-CN"/>
          </w:rPr>
          <w:t>右</w:t>
        </w:r>
      </w:ins>
      <w:ins w:id="10" w:author="小毛" w:date="2026-05-18T17:09:59Z">
        <w:r>
          <w:rPr>
            <w:rFonts w:hint="eastAsia"/>
            <w:lang w:val="en-US" w:eastAsia="zh-CN"/>
          </w:rPr>
          <w:t>边界</w:t>
        </w:r>
      </w:ins>
      <w:ins w:id="11" w:author="小毛" w:date="2026-05-18T17:10:50Z">
        <w:r>
          <w:rPr>
            <w:rFonts w:hint="eastAsia"/>
            <w:lang w:val="en-US" w:eastAsia="zh-CN"/>
          </w:rPr>
          <w:t>，</w:t>
        </w:r>
      </w:ins>
      <w:ins w:id="12" w:author="小毛" w:date="2026-05-18T17:11:27Z">
        <w:r>
          <w:rPr>
            <w:rFonts w:hint="eastAsia"/>
            <w:lang w:val="en-US" w:eastAsia="zh-CN"/>
          </w:rPr>
          <w:t>道址</w:t>
        </w:r>
      </w:ins>
      <w:ins w:id="13" w:author="小毛" w:date="2026-05-18T17:10:55Z">
        <w:r>
          <w:rPr>
            <w:rFonts w:hint="eastAsia"/>
            <w:lang w:val="en-US" w:eastAsia="zh-CN"/>
          </w:rPr>
          <w:t>积分</w:t>
        </w:r>
      </w:ins>
      <w:ins w:id="14" w:author="小毛" w:date="2026-05-18T17:11:35Z">
        <w:r>
          <w:rPr>
            <w:rFonts w:hint="eastAsia"/>
            <w:lang w:val="en-US" w:eastAsia="zh-CN"/>
          </w:rPr>
          <w:t>区间</w:t>
        </w:r>
      </w:ins>
      <w:ins w:id="15" w:author="小毛" w:date="2026-05-18T17:10:55Z">
        <w:bookmarkStart w:id="0" w:name="_GoBack"/>
        <w:bookmarkEnd w:id="0"/>
        <w:r>
          <w:rPr>
            <w:rFonts w:hint="eastAsia"/>
            <w:lang w:val="en-US" w:eastAsia="zh-CN"/>
          </w:rPr>
          <w:t>为</w:t>
        </w:r>
      </w:ins>
      <w:ins w:id="16" w:author="小毛" w:date="2026-05-18T17:10:56Z">
        <w:r>
          <w:rPr>
            <w:rFonts w:hint="eastAsia"/>
            <w:lang w:val="en-US" w:eastAsia="zh-CN"/>
          </w:rPr>
          <w:t>[</w:t>
        </w:r>
      </w:ins>
      <w:ins w:id="17" w:author="小毛" w:date="2026-05-18T17:11:03Z">
        <w:r>
          <w:rPr>
            <w:rFonts w:hint="eastAsia"/>
            <w:lang w:val="en-US" w:eastAsia="zh-CN"/>
          </w:rPr>
          <w:t>left</w:t>
        </w:r>
      </w:ins>
      <w:ins w:id="18" w:author="小毛" w:date="2026-05-18T17:11:04Z">
        <w:r>
          <w:rPr>
            <w:rFonts w:hint="eastAsia"/>
            <w:lang w:val="en-US" w:eastAsia="zh-CN"/>
          </w:rPr>
          <w:t>,</w:t>
        </w:r>
      </w:ins>
      <w:ins w:id="19" w:author="小毛" w:date="2026-05-18T17:11:05Z">
        <w:r>
          <w:rPr>
            <w:rFonts w:hint="eastAsia"/>
            <w:lang w:val="en-US" w:eastAsia="zh-CN"/>
          </w:rPr>
          <w:t>rig</w:t>
        </w:r>
      </w:ins>
      <w:ins w:id="20" w:author="小毛" w:date="2026-05-18T17:11:06Z">
        <w:r>
          <w:rPr>
            <w:rFonts w:hint="eastAsia"/>
            <w:lang w:val="en-US" w:eastAsia="zh-CN"/>
          </w:rPr>
          <w:t>ht</w:t>
        </w:r>
      </w:ins>
      <w:ins w:id="21" w:author="小毛" w:date="2026-05-18T17:11:08Z">
        <w:r>
          <w:rPr>
            <w:rFonts w:hint="eastAsia"/>
            <w:lang w:val="en-US" w:eastAsia="zh-CN"/>
          </w:rPr>
          <w:t>)</w:t>
        </w:r>
      </w:ins>
      <w:ins w:id="22" w:author="小毛" w:date="2026-05-18T17:11:19Z">
        <w:r>
          <w:rPr>
            <w:rFonts w:hint="eastAsia"/>
            <w:lang w:val="en-US" w:eastAsia="zh-CN"/>
          </w:rPr>
          <w:t>，</w:t>
        </w:r>
      </w:ins>
      <w:ins w:id="23" w:author="小毛" w:date="2026-05-18T17:11:15Z">
        <w:r>
          <w:rPr>
            <w:rFonts w:hint="eastAsia"/>
            <w:lang w:val="en-US" w:eastAsia="zh-CN"/>
          </w:rPr>
          <w:t>左闭右开区间</w:t>
        </w:r>
      </w:ins>
      <w:ins w:id="24" w:author="小毛" w:date="2026-05-18T17:09:42Z">
        <w:r>
          <w:rPr>
            <w:rFonts w:hint="eastAsia"/>
            <w:lang w:val="en-US" w:eastAsia="zh-CN"/>
          </w:rPr>
          <w:t>）</w:t>
        </w:r>
      </w:ins>
    </w:p>
    <w:p w14:paraId="33340F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28-43  为16能谱第2道址</w:t>
      </w:r>
    </w:p>
    <w:p w14:paraId="485B39F6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01 </w:t>
      </w:r>
      <w:r>
        <w:rPr>
          <w:rFonts w:hint="eastAsia"/>
          <w:color w:val="588E32" w:themeColor="accent4" w:themeShade="BF"/>
          <w:highlight w:val="none"/>
        </w:rPr>
        <w:t>00 3B</w:t>
      </w:r>
      <w:r>
        <w:rPr>
          <w:rFonts w:hint="eastAsia"/>
          <w:color w:val="FF0000"/>
          <w:highlight w:val="none"/>
        </w:rPr>
        <w:t xml:space="preserve"> 00 2C </w:t>
      </w:r>
      <w:r>
        <w:rPr>
          <w:rFonts w:hint="eastAsia"/>
        </w:rPr>
        <w:t xml:space="preserve">AB CD </w:t>
      </w:r>
      <w:r>
        <w:rPr>
          <w:rFonts w:hint="eastAsia"/>
          <w:lang w:val="en-US" w:eastAsia="zh-CN"/>
        </w:rPr>
        <w:t xml:space="preserve">   44-59    44-58   为16能谱第3道址</w:t>
      </w:r>
    </w:p>
    <w:p w14:paraId="2E429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59-72   为16能谱第4道址</w:t>
      </w:r>
    </w:p>
    <w:p w14:paraId="291DAC82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02 </w:t>
      </w:r>
      <w:r>
        <w:rPr>
          <w:rFonts w:hint="eastAsia"/>
          <w:color w:val="588E32" w:themeColor="accent4" w:themeShade="BF"/>
          <w:highlight w:val="none"/>
        </w:rPr>
        <w:t>00 57</w:t>
      </w:r>
      <w:r>
        <w:rPr>
          <w:rFonts w:hint="eastAsia"/>
          <w:color w:val="FF0000"/>
          <w:highlight w:val="none"/>
        </w:rPr>
        <w:t xml:space="preserve"> 00 49 </w:t>
      </w:r>
      <w:r>
        <w:rPr>
          <w:rFonts w:hint="eastAsia"/>
        </w:rPr>
        <w:t>AB CD</w:t>
      </w:r>
      <w:r>
        <w:rPr>
          <w:rFonts w:hint="eastAsia"/>
          <w:lang w:val="en-US" w:eastAsia="zh-CN"/>
        </w:rPr>
        <w:t xml:space="preserve">    73-87    73-86    为16能谱第5道址</w:t>
      </w:r>
    </w:p>
    <w:p w14:paraId="6ECF5AA1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87-99    为16能谱第6道址</w:t>
      </w:r>
    </w:p>
    <w:p w14:paraId="3BE9FB35">
      <w:pPr>
        <w:rPr>
          <w:rFonts w:hint="default"/>
          <w:lang w:val="en-US" w:eastAsia="zh-CN"/>
        </w:rPr>
      </w:pPr>
      <w:r>
        <w:rPr>
          <w:rFonts w:hint="eastAsia"/>
        </w:rPr>
        <w:t xml:space="preserve">12 34 00 0F FB 03 </w:t>
      </w:r>
      <w:r>
        <w:rPr>
          <w:rFonts w:hint="eastAsia"/>
          <w:color w:val="588E32" w:themeColor="accent4" w:themeShade="BF"/>
          <w:highlight w:val="none"/>
        </w:rPr>
        <w:t>00 71</w:t>
      </w:r>
      <w:r>
        <w:rPr>
          <w:rFonts w:hint="eastAsia"/>
          <w:color w:val="FF0000"/>
          <w:highlight w:val="none"/>
        </w:rPr>
        <w:t xml:space="preserve"> 00 64 </w:t>
      </w:r>
      <w:r>
        <w:rPr>
          <w:rFonts w:hint="eastAsia"/>
        </w:rPr>
        <w:t>AB CD</w:t>
      </w:r>
      <w:r>
        <w:rPr>
          <w:rFonts w:hint="eastAsia"/>
          <w:lang w:val="en-US" w:eastAsia="zh-CN"/>
        </w:rPr>
        <w:t xml:space="preserve">    100-113  100-112  为16能谱第7道</w:t>
      </w:r>
    </w:p>
    <w:p w14:paraId="6A72605E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113-124   为16能谱第8道址</w:t>
      </w:r>
    </w:p>
    <w:p w14:paraId="698C3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2 34 00 0F FB 04 </w:t>
      </w:r>
      <w:r>
        <w:rPr>
          <w:rFonts w:hint="eastAsia"/>
          <w:color w:val="588E32" w:themeColor="accent4" w:themeShade="BF"/>
          <w:highlight w:val="none"/>
        </w:rPr>
        <w:t>00 89</w:t>
      </w:r>
      <w:r>
        <w:rPr>
          <w:rFonts w:hint="eastAsia"/>
          <w:color w:val="FF0000"/>
          <w:highlight w:val="none"/>
        </w:rPr>
        <w:t xml:space="preserve"> 00 7D </w:t>
      </w:r>
      <w:r>
        <w:rPr>
          <w:rFonts w:hint="eastAsia"/>
        </w:rPr>
        <w:t xml:space="preserve">AB CD </w:t>
      </w:r>
      <w:r>
        <w:rPr>
          <w:rFonts w:hint="eastAsia"/>
          <w:lang w:val="en-US" w:eastAsia="zh-CN"/>
        </w:rPr>
        <w:t xml:space="preserve">   125-137  125-136  为16能谱第9道址</w:t>
      </w:r>
    </w:p>
    <w:p w14:paraId="4F6EABB8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137-164   为16能谱第10道址</w:t>
      </w:r>
    </w:p>
    <w:p w14:paraId="06926126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05 </w:t>
      </w:r>
      <w:r>
        <w:rPr>
          <w:rFonts w:hint="eastAsia"/>
          <w:color w:val="588E32" w:themeColor="accent4" w:themeShade="BF"/>
          <w:highlight w:val="none"/>
        </w:rPr>
        <w:t>00 C0</w:t>
      </w:r>
      <w:r>
        <w:rPr>
          <w:rFonts w:hint="eastAsia"/>
          <w:color w:val="FF0000"/>
          <w:highlight w:val="none"/>
        </w:rPr>
        <w:t xml:space="preserve"> 00 A5 </w:t>
      </w:r>
      <w:r>
        <w:rPr>
          <w:rFonts w:hint="eastAsia"/>
        </w:rPr>
        <w:t xml:space="preserve">AB CD </w:t>
      </w:r>
      <w:r>
        <w:rPr>
          <w:rFonts w:hint="eastAsia"/>
          <w:lang w:val="en-US" w:eastAsia="zh-CN"/>
        </w:rPr>
        <w:t xml:space="preserve">   165-192  165-191   为16能谱第11道址</w:t>
      </w:r>
    </w:p>
    <w:p w14:paraId="42218746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192-216   为16能谱第12道址</w:t>
      </w:r>
    </w:p>
    <w:p w14:paraId="5CD27CDC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06 </w:t>
      </w:r>
      <w:r>
        <w:rPr>
          <w:rFonts w:hint="eastAsia"/>
          <w:color w:val="588E32" w:themeColor="accent4" w:themeShade="BF"/>
          <w:highlight w:val="none"/>
        </w:rPr>
        <w:t>00 F1</w:t>
      </w:r>
      <w:r>
        <w:rPr>
          <w:rFonts w:hint="eastAsia"/>
          <w:color w:val="FF0000"/>
          <w:highlight w:val="none"/>
        </w:rPr>
        <w:t xml:space="preserve"> 00 D9 </w:t>
      </w:r>
      <w:r>
        <w:rPr>
          <w:rFonts w:hint="eastAsia"/>
        </w:rPr>
        <w:t xml:space="preserve">AB CD </w:t>
      </w:r>
      <w:r>
        <w:rPr>
          <w:rFonts w:hint="eastAsia"/>
          <w:lang w:val="en-US" w:eastAsia="zh-CN"/>
        </w:rPr>
        <w:t xml:space="preserve">   217-241  217-240   为16能谱第13道址</w:t>
      </w:r>
    </w:p>
    <w:p w14:paraId="7CD29966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241-263    为16能谱第14道址</w:t>
      </w:r>
    </w:p>
    <w:p w14:paraId="4FE8BEC7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07 </w:t>
      </w:r>
      <w:r>
        <w:rPr>
          <w:rFonts w:hint="eastAsia"/>
          <w:color w:val="588E32" w:themeColor="accent4" w:themeShade="BF"/>
          <w:highlight w:val="none"/>
        </w:rPr>
        <w:t>01 32</w:t>
      </w:r>
      <w:r>
        <w:rPr>
          <w:rFonts w:hint="eastAsia"/>
          <w:color w:val="FF0000"/>
          <w:highlight w:val="none"/>
        </w:rPr>
        <w:t xml:space="preserve"> 01 08 </w:t>
      </w:r>
      <w:r>
        <w:rPr>
          <w:rFonts w:hint="eastAsia"/>
        </w:rPr>
        <w:t xml:space="preserve">AB CD </w:t>
      </w:r>
      <w:r>
        <w:rPr>
          <w:rFonts w:hint="eastAsia"/>
          <w:lang w:val="en-US" w:eastAsia="zh-CN"/>
        </w:rPr>
        <w:t xml:space="preserve">   264-306  264-305    为16能谱第15道址</w:t>
      </w:r>
    </w:p>
    <w:p w14:paraId="6662BFC0">
      <w:pPr>
        <w:ind w:firstLine="4410" w:firstLineChars="2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306-365     为16能谱第16道址</w:t>
      </w:r>
    </w:p>
    <w:p w14:paraId="78DBAB15">
      <w:pPr>
        <w:rPr>
          <w:rFonts w:hint="eastAsia"/>
          <w:lang w:val="en-US" w:eastAsia="zh-CN"/>
        </w:rPr>
      </w:pPr>
      <w:r>
        <w:rPr>
          <w:rFonts w:hint="eastAsia"/>
        </w:rPr>
        <w:t xml:space="preserve">12 34 00 0F FB 08 </w:t>
      </w:r>
      <w:r>
        <w:rPr>
          <w:rFonts w:hint="eastAsia"/>
          <w:color w:val="2E54A1" w:themeColor="accent1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6D </w:t>
      </w:r>
      <w:r>
        <w:rPr>
          <w:rFonts w:hint="eastAsia"/>
        </w:rPr>
        <w:t>AB CD</w:t>
      </w:r>
      <w:r>
        <w:rPr>
          <w:rFonts w:hint="eastAsia"/>
          <w:lang w:val="en-US" w:eastAsia="zh-CN"/>
        </w:rPr>
        <w:t xml:space="preserve">    365-1    </w:t>
      </w:r>
    </w:p>
    <w:p w14:paraId="64FCB329">
      <w:p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第九条指令的7-8字节无效</w:t>
      </w:r>
    </w:p>
    <w:p w14:paraId="200505E2">
      <w:pPr>
        <w:rPr>
          <w:rFonts w:hint="eastAsia"/>
          <w:lang w:val="en-US" w:eastAsia="zh-CN"/>
        </w:rPr>
      </w:pPr>
    </w:p>
    <w:p w14:paraId="1177D112"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通道2</w:t>
      </w:r>
    </w:p>
    <w:p w14:paraId="3870DFCB">
      <w:pPr>
        <w:rPr>
          <w:rFonts w:hint="eastAsia"/>
        </w:rPr>
      </w:pPr>
      <w:r>
        <w:rPr>
          <w:rFonts w:hint="eastAsia"/>
        </w:rPr>
        <w:t xml:space="preserve">12 34 00 0F FB 09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>AB CD</w:t>
      </w:r>
    </w:p>
    <w:p w14:paraId="2C5AA4C0">
      <w:pPr>
        <w:rPr>
          <w:rFonts w:hint="eastAsia"/>
        </w:rPr>
      </w:pPr>
      <w:r>
        <w:rPr>
          <w:rFonts w:hint="eastAsia"/>
        </w:rPr>
        <w:t xml:space="preserve">12 34 00 0F FB 0A </w:t>
      </w:r>
      <w:r>
        <w:rPr>
          <w:rFonts w:hint="eastAsia"/>
          <w:color w:val="588E32" w:themeColor="accent4" w:themeShade="BF"/>
          <w:highlight w:val="none"/>
        </w:rPr>
        <w:t>00 3B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 xml:space="preserve">AB CD </w:t>
      </w:r>
    </w:p>
    <w:p w14:paraId="20432258">
      <w:pPr>
        <w:rPr>
          <w:rFonts w:hint="eastAsia"/>
        </w:rPr>
      </w:pPr>
      <w:r>
        <w:rPr>
          <w:rFonts w:hint="eastAsia"/>
        </w:rPr>
        <w:t xml:space="preserve">12 34 00 0F FB 0B </w:t>
      </w:r>
      <w:r>
        <w:rPr>
          <w:rFonts w:hint="eastAsia"/>
          <w:color w:val="588E32" w:themeColor="accent4" w:themeShade="BF"/>
          <w:highlight w:val="none"/>
        </w:rPr>
        <w:t>00 57</w:t>
      </w:r>
      <w:r>
        <w:rPr>
          <w:rFonts w:hint="eastAsia"/>
          <w:color w:val="FF0000"/>
          <w:highlight w:val="none"/>
        </w:rPr>
        <w:t xml:space="preserve"> 00 49 </w:t>
      </w:r>
      <w:r>
        <w:rPr>
          <w:rFonts w:hint="eastAsia"/>
        </w:rPr>
        <w:t xml:space="preserve">AB CD </w:t>
      </w:r>
    </w:p>
    <w:p w14:paraId="4E82B2EF">
      <w:pPr>
        <w:rPr>
          <w:rFonts w:hint="eastAsia"/>
        </w:rPr>
      </w:pPr>
      <w:r>
        <w:rPr>
          <w:rFonts w:hint="eastAsia"/>
        </w:rPr>
        <w:t xml:space="preserve">12 34 00 0F FB 0C </w:t>
      </w:r>
      <w:r>
        <w:rPr>
          <w:rFonts w:hint="eastAsia"/>
          <w:color w:val="588E32" w:themeColor="accent4" w:themeShade="BF"/>
          <w:highlight w:val="none"/>
        </w:rPr>
        <w:t>00 71</w:t>
      </w:r>
      <w:r>
        <w:rPr>
          <w:rFonts w:hint="eastAsia"/>
          <w:color w:val="FF0000"/>
          <w:highlight w:val="none"/>
        </w:rPr>
        <w:t xml:space="preserve"> 00 64 </w:t>
      </w:r>
      <w:r>
        <w:rPr>
          <w:rFonts w:hint="eastAsia"/>
        </w:rPr>
        <w:t xml:space="preserve">AB CD </w:t>
      </w:r>
    </w:p>
    <w:p w14:paraId="086B0EB3">
      <w:pPr>
        <w:rPr>
          <w:rFonts w:hint="eastAsia"/>
        </w:rPr>
      </w:pPr>
      <w:r>
        <w:rPr>
          <w:rFonts w:hint="eastAsia"/>
        </w:rPr>
        <w:t xml:space="preserve">12 34 00 0F FB 0D </w:t>
      </w:r>
      <w:r>
        <w:rPr>
          <w:rFonts w:hint="eastAsia"/>
          <w:color w:val="588E32" w:themeColor="accent4" w:themeShade="BF"/>
          <w:highlight w:val="none"/>
        </w:rPr>
        <w:t>00 89</w:t>
      </w:r>
      <w:r>
        <w:rPr>
          <w:rFonts w:hint="eastAsia"/>
          <w:color w:val="FF0000"/>
          <w:highlight w:val="none"/>
        </w:rPr>
        <w:t xml:space="preserve"> 00 7D </w:t>
      </w:r>
      <w:r>
        <w:rPr>
          <w:rFonts w:hint="eastAsia"/>
        </w:rPr>
        <w:t xml:space="preserve">AB CD </w:t>
      </w:r>
    </w:p>
    <w:p w14:paraId="0FCE499E">
      <w:pPr>
        <w:rPr>
          <w:rFonts w:hint="eastAsia"/>
        </w:rPr>
      </w:pPr>
      <w:r>
        <w:rPr>
          <w:rFonts w:hint="eastAsia"/>
        </w:rPr>
        <w:t xml:space="preserve">12 34 00 0F FB 0E </w:t>
      </w:r>
      <w:r>
        <w:rPr>
          <w:rFonts w:hint="eastAsia"/>
          <w:color w:val="588E32" w:themeColor="accent4" w:themeShade="BF"/>
          <w:highlight w:val="none"/>
        </w:rPr>
        <w:t>00 C0</w:t>
      </w:r>
      <w:r>
        <w:rPr>
          <w:rFonts w:hint="eastAsia"/>
          <w:color w:val="FF0000"/>
          <w:highlight w:val="none"/>
        </w:rPr>
        <w:t xml:space="preserve"> 00 A5 </w:t>
      </w:r>
      <w:r>
        <w:rPr>
          <w:rFonts w:hint="eastAsia"/>
        </w:rPr>
        <w:t xml:space="preserve">AB CD </w:t>
      </w:r>
    </w:p>
    <w:p w14:paraId="5ADCA75A">
      <w:pPr>
        <w:rPr>
          <w:rFonts w:hint="eastAsia"/>
        </w:rPr>
      </w:pPr>
      <w:r>
        <w:rPr>
          <w:rFonts w:hint="eastAsia"/>
        </w:rPr>
        <w:t xml:space="preserve">12 34 00 0F FB 0F </w:t>
      </w:r>
      <w:r>
        <w:rPr>
          <w:rFonts w:hint="eastAsia"/>
          <w:color w:val="588E32" w:themeColor="accent4" w:themeShade="BF"/>
          <w:highlight w:val="none"/>
        </w:rPr>
        <w:t>00 F0</w:t>
      </w:r>
      <w:r>
        <w:rPr>
          <w:rFonts w:hint="eastAsia"/>
          <w:color w:val="FF0000"/>
          <w:highlight w:val="none"/>
        </w:rPr>
        <w:t xml:space="preserve"> 00 D8 </w:t>
      </w:r>
      <w:r>
        <w:rPr>
          <w:rFonts w:hint="eastAsia"/>
        </w:rPr>
        <w:t>AB CD</w:t>
      </w:r>
    </w:p>
    <w:p w14:paraId="13C42CC4">
      <w:pPr>
        <w:rPr>
          <w:rFonts w:hint="eastAsia"/>
        </w:rPr>
      </w:pPr>
      <w:r>
        <w:rPr>
          <w:rFonts w:hint="eastAsia"/>
        </w:rPr>
        <w:t xml:space="preserve">12 34 00 0F FB 10 </w:t>
      </w:r>
      <w:r>
        <w:rPr>
          <w:rFonts w:hint="eastAsia"/>
          <w:color w:val="588E32" w:themeColor="accent4" w:themeShade="BF"/>
          <w:highlight w:val="none"/>
        </w:rPr>
        <w:t>01 31</w:t>
      </w:r>
      <w:r>
        <w:rPr>
          <w:rFonts w:hint="eastAsia"/>
          <w:color w:val="FF0000"/>
          <w:highlight w:val="none"/>
        </w:rPr>
        <w:t xml:space="preserve"> 01 06 </w:t>
      </w:r>
      <w:r>
        <w:rPr>
          <w:rFonts w:hint="eastAsia"/>
        </w:rPr>
        <w:t xml:space="preserve">AB CD </w:t>
      </w:r>
    </w:p>
    <w:p w14:paraId="6B139533">
      <w:pPr>
        <w:rPr>
          <w:rFonts w:hint="eastAsia"/>
        </w:rPr>
      </w:pPr>
      <w:r>
        <w:rPr>
          <w:rFonts w:hint="eastAsia"/>
        </w:rPr>
        <w:t xml:space="preserve">12 34 00 0F FB 11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6A </w:t>
      </w:r>
      <w:r>
        <w:rPr>
          <w:rFonts w:hint="eastAsia"/>
        </w:rPr>
        <w:t xml:space="preserve">AB CD </w:t>
      </w:r>
    </w:p>
    <w:p w14:paraId="01E0141B">
      <w:pPr>
        <w:rPr>
          <w:rFonts w:hint="eastAsia"/>
          <w:lang w:val="en-US" w:eastAsia="zh-CN"/>
        </w:rPr>
      </w:pPr>
    </w:p>
    <w:p w14:paraId="11C36773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通道3</w:t>
      </w:r>
    </w:p>
    <w:p w14:paraId="3D8D4E1B">
      <w:pPr>
        <w:rPr>
          <w:rFonts w:hint="eastAsia"/>
        </w:rPr>
      </w:pPr>
      <w:r>
        <w:rPr>
          <w:rFonts w:hint="eastAsia"/>
        </w:rPr>
        <w:t xml:space="preserve">12 34 00 0F FB 12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57164774">
      <w:pPr>
        <w:rPr>
          <w:rFonts w:hint="eastAsia"/>
        </w:rPr>
      </w:pPr>
      <w:r>
        <w:rPr>
          <w:rFonts w:hint="eastAsia"/>
        </w:rPr>
        <w:t xml:space="preserve">12 34 00 0F FB 13 </w:t>
      </w:r>
      <w:r>
        <w:rPr>
          <w:rFonts w:hint="eastAsia"/>
          <w:color w:val="588E32" w:themeColor="accent4" w:themeShade="BF"/>
          <w:highlight w:val="none"/>
        </w:rPr>
        <w:t>00 39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0074BF20">
      <w:pPr>
        <w:rPr>
          <w:rFonts w:hint="eastAsia"/>
        </w:rPr>
      </w:pPr>
      <w:r>
        <w:rPr>
          <w:rFonts w:hint="eastAsia"/>
        </w:rPr>
        <w:t xml:space="preserve">12 34 00 0F FB 14 </w:t>
      </w:r>
      <w:r>
        <w:rPr>
          <w:rFonts w:hint="eastAsia"/>
          <w:color w:val="588E32" w:themeColor="accent4" w:themeShade="BF"/>
          <w:highlight w:val="none"/>
        </w:rPr>
        <w:t>00 54</w:t>
      </w:r>
      <w:r>
        <w:rPr>
          <w:rFonts w:hint="eastAsia"/>
          <w:color w:val="FF0000"/>
          <w:highlight w:val="none"/>
        </w:rPr>
        <w:t xml:space="preserve"> 00 47 </w:t>
      </w:r>
      <w:r>
        <w:rPr>
          <w:rFonts w:hint="eastAsia"/>
        </w:rPr>
        <w:t xml:space="preserve">AB CD </w:t>
      </w:r>
    </w:p>
    <w:p w14:paraId="69775774">
      <w:pPr>
        <w:rPr>
          <w:rFonts w:hint="eastAsia"/>
        </w:rPr>
      </w:pPr>
      <w:r>
        <w:rPr>
          <w:rFonts w:hint="eastAsia"/>
        </w:rPr>
        <w:t xml:space="preserve">12 34 00 0F FB 15 </w:t>
      </w:r>
      <w:r>
        <w:rPr>
          <w:rFonts w:hint="eastAsia"/>
          <w:color w:val="588E32" w:themeColor="accent4" w:themeShade="BF"/>
          <w:highlight w:val="none"/>
        </w:rPr>
        <w:t>00 6E</w:t>
      </w:r>
      <w:r>
        <w:rPr>
          <w:rFonts w:hint="eastAsia"/>
          <w:color w:val="FF0000"/>
          <w:highlight w:val="none"/>
        </w:rPr>
        <w:t xml:space="preserve"> 00 61 </w:t>
      </w:r>
      <w:r>
        <w:rPr>
          <w:rFonts w:hint="eastAsia"/>
        </w:rPr>
        <w:t xml:space="preserve">AB CD </w:t>
      </w:r>
    </w:p>
    <w:p w14:paraId="750146E3">
      <w:pPr>
        <w:rPr>
          <w:rFonts w:hint="eastAsia"/>
        </w:rPr>
      </w:pPr>
      <w:r>
        <w:rPr>
          <w:rFonts w:hint="eastAsia"/>
        </w:rPr>
        <w:t xml:space="preserve">12 34 00 0F FB 16 </w:t>
      </w:r>
      <w:r>
        <w:rPr>
          <w:rFonts w:hint="eastAsia"/>
          <w:color w:val="588E32" w:themeColor="accent4" w:themeShade="BF"/>
          <w:highlight w:val="none"/>
        </w:rPr>
        <w:t>00 86</w:t>
      </w:r>
      <w:r>
        <w:rPr>
          <w:rFonts w:hint="eastAsia"/>
          <w:color w:val="FF0000"/>
          <w:highlight w:val="none"/>
        </w:rPr>
        <w:t xml:space="preserve"> 00 7A </w:t>
      </w:r>
      <w:r>
        <w:rPr>
          <w:rFonts w:hint="eastAsia"/>
        </w:rPr>
        <w:t xml:space="preserve">AB CD </w:t>
      </w:r>
    </w:p>
    <w:p w14:paraId="263D35B4">
      <w:pPr>
        <w:rPr>
          <w:rFonts w:hint="eastAsia"/>
        </w:rPr>
      </w:pPr>
      <w:r>
        <w:rPr>
          <w:rFonts w:hint="eastAsia"/>
        </w:rPr>
        <w:t xml:space="preserve">12 34 00 0F FB 17 </w:t>
      </w:r>
      <w:r>
        <w:rPr>
          <w:rFonts w:hint="eastAsia"/>
          <w:color w:val="588E32" w:themeColor="accent4" w:themeShade="BF"/>
          <w:highlight w:val="none"/>
        </w:rPr>
        <w:t>00 BC</w:t>
      </w:r>
      <w:r>
        <w:rPr>
          <w:rFonts w:hint="eastAsia"/>
          <w:color w:val="FF0000"/>
          <w:highlight w:val="none"/>
        </w:rPr>
        <w:t xml:space="preserve"> 00 A2 </w:t>
      </w:r>
      <w:r>
        <w:rPr>
          <w:rFonts w:hint="eastAsia"/>
        </w:rPr>
        <w:t>AB CD</w:t>
      </w:r>
    </w:p>
    <w:p w14:paraId="53C03432">
      <w:pPr>
        <w:rPr>
          <w:rFonts w:hint="eastAsia"/>
        </w:rPr>
      </w:pPr>
      <w:r>
        <w:rPr>
          <w:rFonts w:hint="eastAsia"/>
        </w:rPr>
        <w:t xml:space="preserve">12 34 00 0F FB 18 </w:t>
      </w:r>
      <w:r>
        <w:rPr>
          <w:rFonts w:hint="eastAsia"/>
          <w:color w:val="588E32" w:themeColor="accent4" w:themeShade="BF"/>
          <w:highlight w:val="none"/>
        </w:rPr>
        <w:t>00 EC</w:t>
      </w:r>
      <w:r>
        <w:rPr>
          <w:rFonts w:hint="eastAsia"/>
          <w:color w:val="FF0000"/>
          <w:highlight w:val="none"/>
        </w:rPr>
        <w:t xml:space="preserve"> 00 D5 </w:t>
      </w:r>
      <w:r>
        <w:rPr>
          <w:rFonts w:hint="eastAsia"/>
        </w:rPr>
        <w:t>AB CD</w:t>
      </w:r>
    </w:p>
    <w:p w14:paraId="0869C41D">
      <w:pPr>
        <w:rPr>
          <w:rFonts w:hint="eastAsia"/>
        </w:rPr>
      </w:pPr>
      <w:r>
        <w:rPr>
          <w:rFonts w:hint="eastAsia"/>
        </w:rPr>
        <w:t xml:space="preserve">12 34 00 0F FB 19 </w:t>
      </w:r>
      <w:r>
        <w:rPr>
          <w:rFonts w:hint="eastAsia"/>
          <w:color w:val="588E32" w:themeColor="accent4" w:themeShade="BF"/>
          <w:highlight w:val="none"/>
        </w:rPr>
        <w:t>01 2D</w:t>
      </w:r>
      <w:r>
        <w:rPr>
          <w:rFonts w:hint="eastAsia"/>
          <w:color w:val="FF0000"/>
          <w:highlight w:val="none"/>
        </w:rPr>
        <w:t xml:space="preserve"> 01 03 </w:t>
      </w:r>
      <w:r>
        <w:rPr>
          <w:rFonts w:hint="eastAsia"/>
        </w:rPr>
        <w:t xml:space="preserve">AB CD </w:t>
      </w:r>
    </w:p>
    <w:p w14:paraId="2FF62FE7">
      <w:pPr>
        <w:rPr>
          <w:rFonts w:hint="eastAsia"/>
        </w:rPr>
      </w:pPr>
      <w:r>
        <w:rPr>
          <w:rFonts w:hint="eastAsia"/>
        </w:rPr>
        <w:t xml:space="preserve">12 34 00 0F FB 1A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01 67 </w:t>
      </w:r>
      <w:r>
        <w:rPr>
          <w:rFonts w:hint="eastAsia"/>
        </w:rPr>
        <w:t xml:space="preserve">AB CD </w:t>
      </w:r>
    </w:p>
    <w:p w14:paraId="62C01690">
      <w:pPr>
        <w:rPr>
          <w:rFonts w:hint="eastAsia"/>
          <w:lang w:val="en-US" w:eastAsia="zh-CN"/>
        </w:rPr>
      </w:pPr>
    </w:p>
    <w:p w14:paraId="4EC64E73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通道4</w:t>
      </w:r>
    </w:p>
    <w:p w14:paraId="2E54A546">
      <w:pPr>
        <w:rPr>
          <w:rFonts w:hint="eastAsia"/>
        </w:rPr>
      </w:pPr>
      <w:r>
        <w:rPr>
          <w:rFonts w:hint="eastAsia"/>
        </w:rPr>
        <w:t xml:space="preserve">12 34 00 0F FB 1B </w:t>
      </w:r>
      <w:r>
        <w:rPr>
          <w:rFonts w:hint="eastAsia"/>
          <w:color w:val="588E32" w:themeColor="accent4" w:themeShade="BF"/>
          <w:highlight w:val="none"/>
        </w:rPr>
        <w:t>00 19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501B1941">
      <w:pPr>
        <w:rPr>
          <w:rFonts w:hint="eastAsia"/>
        </w:rPr>
      </w:pPr>
      <w:r>
        <w:rPr>
          <w:rFonts w:hint="eastAsia"/>
        </w:rPr>
        <w:t xml:space="preserve">12 34 00 0F FB 1C </w:t>
      </w:r>
      <w:r>
        <w:rPr>
          <w:rFonts w:hint="eastAsia"/>
          <w:color w:val="588E32" w:themeColor="accent4" w:themeShade="BF"/>
          <w:highlight w:val="none"/>
        </w:rPr>
        <w:t>00 36</w:t>
      </w:r>
      <w:r>
        <w:rPr>
          <w:rFonts w:hint="eastAsia"/>
          <w:color w:val="FF0000"/>
          <w:highlight w:val="none"/>
        </w:rPr>
        <w:t xml:space="preserve"> 00 28 </w:t>
      </w:r>
      <w:r>
        <w:rPr>
          <w:rFonts w:hint="eastAsia"/>
        </w:rPr>
        <w:t xml:space="preserve">AB CD </w:t>
      </w:r>
    </w:p>
    <w:p w14:paraId="18B51943">
      <w:pPr>
        <w:rPr>
          <w:rFonts w:hint="eastAsia"/>
        </w:rPr>
      </w:pPr>
      <w:r>
        <w:rPr>
          <w:rFonts w:hint="eastAsia"/>
        </w:rPr>
        <w:t xml:space="preserve">12 34 00 0F FB 1D </w:t>
      </w:r>
      <w:r>
        <w:rPr>
          <w:rFonts w:hint="eastAsia"/>
          <w:color w:val="588E32" w:themeColor="accent4" w:themeShade="BF"/>
          <w:highlight w:val="none"/>
        </w:rPr>
        <w:t>00 50</w:t>
      </w:r>
      <w:r>
        <w:rPr>
          <w:rFonts w:hint="eastAsia"/>
          <w:color w:val="FF0000"/>
          <w:highlight w:val="none"/>
        </w:rPr>
        <w:t xml:space="preserve"> 00 43 </w:t>
      </w:r>
      <w:r>
        <w:rPr>
          <w:rFonts w:hint="eastAsia"/>
        </w:rPr>
        <w:t xml:space="preserve">AB CD </w:t>
      </w:r>
    </w:p>
    <w:p w14:paraId="58E92175">
      <w:pPr>
        <w:rPr>
          <w:rFonts w:hint="eastAsia"/>
        </w:rPr>
      </w:pPr>
      <w:r>
        <w:rPr>
          <w:rFonts w:hint="eastAsia"/>
        </w:rPr>
        <w:t xml:space="preserve">12 34 00 0F FB 1E </w:t>
      </w:r>
      <w:r>
        <w:rPr>
          <w:rFonts w:hint="eastAsia"/>
          <w:color w:val="588E32" w:themeColor="accent4" w:themeShade="BF"/>
          <w:highlight w:val="none"/>
        </w:rPr>
        <w:t>00 69</w:t>
      </w:r>
      <w:r>
        <w:rPr>
          <w:rFonts w:hint="eastAsia"/>
          <w:color w:val="FF0000"/>
          <w:highlight w:val="none"/>
        </w:rPr>
        <w:t xml:space="preserve"> 00 5D </w:t>
      </w:r>
      <w:r>
        <w:rPr>
          <w:rFonts w:hint="eastAsia"/>
        </w:rPr>
        <w:t>AB CD</w:t>
      </w:r>
    </w:p>
    <w:p w14:paraId="539B192E">
      <w:pPr>
        <w:rPr>
          <w:rFonts w:hint="eastAsia"/>
        </w:rPr>
      </w:pPr>
      <w:r>
        <w:rPr>
          <w:rFonts w:hint="eastAsia"/>
        </w:rPr>
        <w:t xml:space="preserve">12 34 00 0F FB 1F </w:t>
      </w:r>
      <w:r>
        <w:rPr>
          <w:rFonts w:hint="eastAsia"/>
          <w:color w:val="588E32" w:themeColor="accent4" w:themeShade="BF"/>
          <w:highlight w:val="none"/>
        </w:rPr>
        <w:t>00 80</w:t>
      </w:r>
      <w:r>
        <w:rPr>
          <w:rFonts w:hint="eastAsia"/>
          <w:color w:val="FF0000"/>
          <w:highlight w:val="none"/>
        </w:rPr>
        <w:t xml:space="preserve"> 00 74 </w:t>
      </w:r>
      <w:r>
        <w:rPr>
          <w:rFonts w:hint="eastAsia"/>
        </w:rPr>
        <w:t xml:space="preserve">AB CD </w:t>
      </w:r>
    </w:p>
    <w:p w14:paraId="60831A6B">
      <w:pPr>
        <w:rPr>
          <w:rFonts w:hint="eastAsia"/>
        </w:rPr>
      </w:pPr>
      <w:r>
        <w:rPr>
          <w:rFonts w:hint="eastAsia"/>
        </w:rPr>
        <w:t xml:space="preserve">12 34 00 0F FB 20 </w:t>
      </w:r>
      <w:r>
        <w:rPr>
          <w:rFonts w:hint="eastAsia"/>
          <w:color w:val="588E32" w:themeColor="accent4" w:themeShade="BF"/>
          <w:highlight w:val="none"/>
        </w:rPr>
        <w:t>00 B4</w:t>
      </w:r>
      <w:r>
        <w:rPr>
          <w:rFonts w:hint="eastAsia"/>
          <w:color w:val="FF0000"/>
          <w:highlight w:val="none"/>
        </w:rPr>
        <w:t xml:space="preserve"> 00 9B </w:t>
      </w:r>
      <w:r>
        <w:rPr>
          <w:rFonts w:hint="eastAsia"/>
        </w:rPr>
        <w:t xml:space="preserve">AB CD </w:t>
      </w:r>
    </w:p>
    <w:p w14:paraId="4804296A">
      <w:pPr>
        <w:rPr>
          <w:rFonts w:hint="eastAsia"/>
        </w:rPr>
      </w:pPr>
      <w:r>
        <w:rPr>
          <w:rFonts w:hint="eastAsia"/>
        </w:rPr>
        <w:t xml:space="preserve">12 34 00 0F FB 21 </w:t>
      </w:r>
      <w:r>
        <w:rPr>
          <w:rFonts w:hint="eastAsia"/>
          <w:color w:val="588E32" w:themeColor="accent4" w:themeShade="BF"/>
          <w:highlight w:val="none"/>
        </w:rPr>
        <w:t>00 E3</w:t>
      </w:r>
      <w:r>
        <w:rPr>
          <w:rFonts w:hint="eastAsia"/>
          <w:color w:val="FF0000"/>
          <w:highlight w:val="none"/>
        </w:rPr>
        <w:t xml:space="preserve"> 00 CC </w:t>
      </w:r>
      <w:r>
        <w:rPr>
          <w:rFonts w:hint="eastAsia"/>
        </w:rPr>
        <w:t>AB CD</w:t>
      </w:r>
    </w:p>
    <w:p w14:paraId="671FBDC8">
      <w:pPr>
        <w:rPr>
          <w:rFonts w:hint="eastAsia"/>
        </w:rPr>
      </w:pPr>
      <w:r>
        <w:rPr>
          <w:rFonts w:hint="eastAsia"/>
        </w:rPr>
        <w:t xml:space="preserve">12 34 00 0F FB 22 </w:t>
      </w:r>
      <w:r>
        <w:rPr>
          <w:rFonts w:hint="eastAsia"/>
          <w:color w:val="588E32" w:themeColor="accent4" w:themeShade="BF"/>
          <w:highlight w:val="none"/>
        </w:rPr>
        <w:t>01 22</w:t>
      </w:r>
      <w:r>
        <w:rPr>
          <w:rFonts w:hint="eastAsia"/>
          <w:color w:val="FF0000"/>
          <w:highlight w:val="none"/>
        </w:rPr>
        <w:t xml:space="preserve"> 00 F9 </w:t>
      </w:r>
      <w:r>
        <w:rPr>
          <w:rFonts w:hint="eastAsia"/>
        </w:rPr>
        <w:t>AB CD</w:t>
      </w:r>
    </w:p>
    <w:p w14:paraId="71682C4B">
      <w:pPr>
        <w:rPr>
          <w:rFonts w:hint="eastAsia"/>
        </w:rPr>
      </w:pPr>
      <w:r>
        <w:rPr>
          <w:rFonts w:hint="eastAsia"/>
        </w:rPr>
        <w:t xml:space="preserve">12 34 00 0F FB 23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5A </w:t>
      </w:r>
      <w:r>
        <w:rPr>
          <w:rFonts w:hint="eastAsia"/>
        </w:rPr>
        <w:t>AB CD</w:t>
      </w:r>
    </w:p>
    <w:p w14:paraId="4710CE90">
      <w:pPr>
        <w:rPr>
          <w:rFonts w:hint="eastAsia"/>
        </w:rPr>
      </w:pPr>
    </w:p>
    <w:p w14:paraId="1A5ABC81">
      <w:pPr>
        <w:rPr>
          <w:rFonts w:hint="eastAsia"/>
          <w:lang w:val="en-US" w:eastAsia="zh-CN"/>
        </w:rPr>
      </w:pPr>
    </w:p>
    <w:p w14:paraId="19FC35E0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通道5</w:t>
      </w:r>
    </w:p>
    <w:p w14:paraId="116E1886">
      <w:pPr>
        <w:rPr>
          <w:rFonts w:hint="eastAsia"/>
        </w:rPr>
      </w:pPr>
      <w:r>
        <w:rPr>
          <w:rFonts w:hint="eastAsia"/>
        </w:rPr>
        <w:t xml:space="preserve">12 34 00 0F FB 24 </w:t>
      </w:r>
      <w:r>
        <w:rPr>
          <w:rFonts w:hint="eastAsia"/>
          <w:color w:val="588E32" w:themeColor="accent4" w:themeShade="BF"/>
          <w:highlight w:val="none"/>
        </w:rPr>
        <w:t>00 1C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 xml:space="preserve">AB CD </w:t>
      </w:r>
    </w:p>
    <w:p w14:paraId="314E9C92">
      <w:pPr>
        <w:rPr>
          <w:rFonts w:hint="eastAsia"/>
        </w:rPr>
      </w:pPr>
      <w:r>
        <w:rPr>
          <w:rFonts w:hint="eastAsia"/>
        </w:rPr>
        <w:t xml:space="preserve">12 34 00 0F FB 25 </w:t>
      </w:r>
      <w:r>
        <w:rPr>
          <w:rFonts w:hint="eastAsia"/>
          <w:color w:val="588E32" w:themeColor="accent4" w:themeShade="BF"/>
          <w:highlight w:val="none"/>
        </w:rPr>
        <w:t>00 3A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 xml:space="preserve">AB CD </w:t>
      </w:r>
    </w:p>
    <w:p w14:paraId="4F5A1A30">
      <w:pPr>
        <w:rPr>
          <w:rFonts w:hint="eastAsia"/>
        </w:rPr>
      </w:pPr>
      <w:r>
        <w:rPr>
          <w:rFonts w:hint="eastAsia"/>
        </w:rPr>
        <w:t xml:space="preserve">12 34 00 0F FB 26 </w:t>
      </w:r>
      <w:r>
        <w:rPr>
          <w:rFonts w:hint="eastAsia"/>
          <w:color w:val="588E32" w:themeColor="accent4" w:themeShade="BF"/>
          <w:highlight w:val="none"/>
        </w:rPr>
        <w:t>00 56</w:t>
      </w:r>
      <w:r>
        <w:rPr>
          <w:rFonts w:hint="eastAsia"/>
          <w:color w:val="FF0000"/>
          <w:highlight w:val="none"/>
        </w:rPr>
        <w:t xml:space="preserve"> 00 49 </w:t>
      </w:r>
      <w:r>
        <w:rPr>
          <w:rFonts w:hint="eastAsia"/>
        </w:rPr>
        <w:t xml:space="preserve">AB CD </w:t>
      </w:r>
    </w:p>
    <w:p w14:paraId="613D462A">
      <w:pPr>
        <w:rPr>
          <w:rFonts w:hint="eastAsia"/>
        </w:rPr>
      </w:pPr>
      <w:r>
        <w:rPr>
          <w:rFonts w:hint="eastAsia"/>
        </w:rPr>
        <w:t xml:space="preserve">12 34 00 0F FB 27 </w:t>
      </w:r>
      <w:r>
        <w:rPr>
          <w:rFonts w:hint="eastAsia"/>
          <w:color w:val="588E32" w:themeColor="accent4" w:themeShade="BF"/>
          <w:highlight w:val="none"/>
        </w:rPr>
        <w:t>00 70</w:t>
      </w:r>
      <w:r>
        <w:rPr>
          <w:rFonts w:hint="eastAsia"/>
          <w:color w:val="FF0000"/>
          <w:highlight w:val="none"/>
        </w:rPr>
        <w:t xml:space="preserve"> 00 63 </w:t>
      </w:r>
      <w:r>
        <w:rPr>
          <w:rFonts w:hint="eastAsia"/>
        </w:rPr>
        <w:t xml:space="preserve">AB CD </w:t>
      </w:r>
    </w:p>
    <w:p w14:paraId="3501837A">
      <w:pPr>
        <w:rPr>
          <w:rFonts w:hint="eastAsia"/>
        </w:rPr>
      </w:pPr>
      <w:r>
        <w:rPr>
          <w:rFonts w:hint="eastAsia"/>
        </w:rPr>
        <w:t xml:space="preserve">12 34 00 0F FB 28 </w:t>
      </w:r>
      <w:r>
        <w:rPr>
          <w:rFonts w:hint="eastAsia"/>
          <w:color w:val="588E32" w:themeColor="accent4" w:themeShade="BF"/>
          <w:highlight w:val="none"/>
        </w:rPr>
        <w:t>00 88</w:t>
      </w:r>
      <w:r>
        <w:rPr>
          <w:rFonts w:hint="eastAsia"/>
          <w:color w:val="FF0000"/>
          <w:highlight w:val="none"/>
        </w:rPr>
        <w:t xml:space="preserve"> 00 7C </w:t>
      </w:r>
      <w:r>
        <w:rPr>
          <w:rFonts w:hint="eastAsia"/>
        </w:rPr>
        <w:t xml:space="preserve">AB CD </w:t>
      </w:r>
    </w:p>
    <w:p w14:paraId="293A610B">
      <w:pPr>
        <w:rPr>
          <w:rFonts w:hint="eastAsia"/>
        </w:rPr>
      </w:pPr>
      <w:r>
        <w:rPr>
          <w:rFonts w:hint="eastAsia"/>
        </w:rPr>
        <w:t xml:space="preserve">12 34 00 0F FB 29 </w:t>
      </w:r>
      <w:r>
        <w:rPr>
          <w:rFonts w:hint="eastAsia"/>
          <w:color w:val="588E32" w:themeColor="accent4" w:themeShade="BF"/>
          <w:highlight w:val="none"/>
        </w:rPr>
        <w:t>00 BE</w:t>
      </w:r>
      <w:r>
        <w:rPr>
          <w:rFonts w:hint="eastAsia"/>
          <w:color w:val="FF0000"/>
          <w:highlight w:val="none"/>
        </w:rPr>
        <w:t xml:space="preserve"> 00 A4 </w:t>
      </w:r>
      <w:r>
        <w:rPr>
          <w:rFonts w:hint="eastAsia"/>
        </w:rPr>
        <w:t xml:space="preserve">AB CD </w:t>
      </w:r>
    </w:p>
    <w:p w14:paraId="47BBDD27">
      <w:pPr>
        <w:rPr>
          <w:rFonts w:hint="eastAsia"/>
        </w:rPr>
      </w:pPr>
      <w:r>
        <w:rPr>
          <w:rFonts w:hint="eastAsia"/>
        </w:rPr>
        <w:t xml:space="preserve">12 34 00 0F FB 2A </w:t>
      </w:r>
      <w:r>
        <w:rPr>
          <w:rFonts w:hint="eastAsia"/>
          <w:color w:val="588E32" w:themeColor="accent4" w:themeShade="BF"/>
          <w:highlight w:val="none"/>
        </w:rPr>
        <w:t>00 EF</w:t>
      </w:r>
      <w:r>
        <w:rPr>
          <w:rFonts w:hint="eastAsia"/>
          <w:color w:val="FF0000"/>
          <w:highlight w:val="none"/>
        </w:rPr>
        <w:t xml:space="preserve"> 00 D7 </w:t>
      </w:r>
      <w:r>
        <w:rPr>
          <w:rFonts w:hint="eastAsia"/>
        </w:rPr>
        <w:t xml:space="preserve">AB CD </w:t>
      </w:r>
    </w:p>
    <w:p w14:paraId="2FB232AC">
      <w:pPr>
        <w:rPr>
          <w:rFonts w:hint="eastAsia"/>
        </w:rPr>
      </w:pPr>
      <w:r>
        <w:rPr>
          <w:rFonts w:hint="eastAsia"/>
        </w:rPr>
        <w:t xml:space="preserve">12 34 00 0F FB 2B </w:t>
      </w:r>
      <w:r>
        <w:rPr>
          <w:rFonts w:hint="eastAsia"/>
          <w:color w:val="588E32" w:themeColor="accent4" w:themeShade="BF"/>
          <w:highlight w:val="none"/>
        </w:rPr>
        <w:t>01 30</w:t>
      </w:r>
      <w:r>
        <w:rPr>
          <w:rFonts w:hint="eastAsia"/>
          <w:color w:val="FF0000"/>
          <w:highlight w:val="none"/>
        </w:rPr>
        <w:t xml:space="preserve"> 01 05 </w:t>
      </w:r>
      <w:r>
        <w:rPr>
          <w:rFonts w:hint="eastAsia"/>
        </w:rPr>
        <w:t xml:space="preserve">AB CD </w:t>
      </w:r>
    </w:p>
    <w:p w14:paraId="226F732F">
      <w:pPr>
        <w:rPr>
          <w:rFonts w:hint="eastAsia"/>
        </w:rPr>
      </w:pPr>
      <w:r>
        <w:rPr>
          <w:rFonts w:hint="eastAsia"/>
        </w:rPr>
        <w:t xml:space="preserve">12 34 00 0F FB 2C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6A </w:t>
      </w:r>
      <w:r>
        <w:rPr>
          <w:rFonts w:hint="eastAsia"/>
        </w:rPr>
        <w:t>AB CD</w:t>
      </w:r>
    </w:p>
    <w:p w14:paraId="4BF3751C">
      <w:pPr>
        <w:rPr>
          <w:rFonts w:hint="eastAsia"/>
          <w:lang w:val="en-US" w:eastAsia="zh-CN"/>
        </w:rPr>
      </w:pPr>
    </w:p>
    <w:p w14:paraId="32331A70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通道6</w:t>
      </w:r>
    </w:p>
    <w:p w14:paraId="6DDF4230">
      <w:pPr>
        <w:rPr>
          <w:rFonts w:hint="eastAsia"/>
        </w:rPr>
      </w:pPr>
      <w:r>
        <w:rPr>
          <w:rFonts w:hint="eastAsia"/>
        </w:rPr>
        <w:t xml:space="preserve">12 34 00 0F FB 2D </w:t>
      </w:r>
      <w:r>
        <w:rPr>
          <w:rFonts w:hint="eastAsia"/>
          <w:color w:val="588E32" w:themeColor="accent4" w:themeShade="BF"/>
          <w:highlight w:val="none"/>
        </w:rPr>
        <w:t>00 19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65FAF55A">
      <w:pPr>
        <w:rPr>
          <w:rFonts w:hint="eastAsia"/>
        </w:rPr>
      </w:pPr>
      <w:r>
        <w:rPr>
          <w:rFonts w:hint="eastAsia"/>
        </w:rPr>
        <w:t xml:space="preserve">12 34 00 0F FB 2E </w:t>
      </w:r>
      <w:r>
        <w:rPr>
          <w:rFonts w:hint="eastAsia"/>
          <w:color w:val="588E32" w:themeColor="accent4" w:themeShade="BF"/>
          <w:highlight w:val="none"/>
        </w:rPr>
        <w:t>00 37</w:t>
      </w:r>
      <w:r>
        <w:rPr>
          <w:rFonts w:hint="eastAsia"/>
          <w:color w:val="FF0000"/>
          <w:highlight w:val="none"/>
        </w:rPr>
        <w:t xml:space="preserve"> 00 29 </w:t>
      </w:r>
      <w:r>
        <w:rPr>
          <w:rFonts w:hint="eastAsia"/>
        </w:rPr>
        <w:t xml:space="preserve">AB CD </w:t>
      </w:r>
    </w:p>
    <w:p w14:paraId="7F4F9565">
      <w:pPr>
        <w:rPr>
          <w:rFonts w:hint="eastAsia"/>
        </w:rPr>
      </w:pPr>
      <w:r>
        <w:rPr>
          <w:rFonts w:hint="eastAsia"/>
        </w:rPr>
        <w:t xml:space="preserve">12 34 00 0F FB 2F </w:t>
      </w:r>
      <w:r>
        <w:rPr>
          <w:rFonts w:hint="eastAsia"/>
          <w:color w:val="588E32" w:themeColor="accent4" w:themeShade="BF"/>
          <w:highlight w:val="none"/>
        </w:rPr>
        <w:t>00 52</w:t>
      </w:r>
      <w:r>
        <w:rPr>
          <w:rFonts w:hint="eastAsia"/>
          <w:color w:val="FF0000"/>
          <w:highlight w:val="none"/>
        </w:rPr>
        <w:t xml:space="preserve"> 00 45 </w:t>
      </w:r>
      <w:r>
        <w:rPr>
          <w:rFonts w:hint="eastAsia"/>
        </w:rPr>
        <w:t xml:space="preserve">AB CD </w:t>
      </w:r>
    </w:p>
    <w:p w14:paraId="1A87FB7F">
      <w:pPr>
        <w:rPr>
          <w:rFonts w:hint="eastAsia"/>
        </w:rPr>
      </w:pPr>
      <w:r>
        <w:rPr>
          <w:rFonts w:hint="eastAsia"/>
        </w:rPr>
        <w:t xml:space="preserve">12 34 00 0F FB 30 </w:t>
      </w:r>
      <w:r>
        <w:rPr>
          <w:rFonts w:hint="eastAsia"/>
          <w:color w:val="588E32" w:themeColor="accent4" w:themeShade="BF"/>
          <w:highlight w:val="none"/>
        </w:rPr>
        <w:t>00 6B</w:t>
      </w:r>
      <w:r>
        <w:rPr>
          <w:rFonts w:hint="eastAsia"/>
          <w:color w:val="FF0000"/>
          <w:highlight w:val="none"/>
        </w:rPr>
        <w:t xml:space="preserve"> 00 5F </w:t>
      </w:r>
      <w:r>
        <w:rPr>
          <w:rFonts w:hint="eastAsia"/>
        </w:rPr>
        <w:t xml:space="preserve">AB CD </w:t>
      </w:r>
    </w:p>
    <w:p w14:paraId="16016132">
      <w:pPr>
        <w:rPr>
          <w:rFonts w:hint="eastAsia"/>
        </w:rPr>
      </w:pPr>
      <w:r>
        <w:rPr>
          <w:rFonts w:hint="eastAsia"/>
        </w:rPr>
        <w:t xml:space="preserve">12 34 00 0F FB 31 </w:t>
      </w:r>
      <w:r>
        <w:rPr>
          <w:rFonts w:hint="eastAsia"/>
          <w:color w:val="588E32" w:themeColor="accent4" w:themeShade="BF"/>
          <w:highlight w:val="none"/>
        </w:rPr>
        <w:t>00 82</w:t>
      </w:r>
      <w:r>
        <w:rPr>
          <w:rFonts w:hint="eastAsia"/>
          <w:color w:val="FF0000"/>
          <w:highlight w:val="none"/>
        </w:rPr>
        <w:t xml:space="preserve"> 00 77 </w:t>
      </w:r>
      <w:r>
        <w:rPr>
          <w:rFonts w:hint="eastAsia"/>
        </w:rPr>
        <w:t xml:space="preserve">AB CD </w:t>
      </w:r>
    </w:p>
    <w:p w14:paraId="3A2BBED7">
      <w:pPr>
        <w:rPr>
          <w:rFonts w:hint="eastAsia"/>
        </w:rPr>
      </w:pPr>
      <w:r>
        <w:rPr>
          <w:rFonts w:hint="eastAsia"/>
        </w:rPr>
        <w:t xml:space="preserve">12 34 00 0F FB 32 </w:t>
      </w:r>
      <w:r>
        <w:rPr>
          <w:rFonts w:hint="eastAsia"/>
          <w:color w:val="588E32" w:themeColor="accent4" w:themeShade="BF"/>
          <w:highlight w:val="none"/>
        </w:rPr>
        <w:t>00 B8</w:t>
      </w:r>
      <w:r>
        <w:rPr>
          <w:rFonts w:hint="eastAsia"/>
          <w:color w:val="FF0000"/>
          <w:highlight w:val="none"/>
        </w:rPr>
        <w:t xml:space="preserve"> 00 9E </w:t>
      </w:r>
      <w:r>
        <w:rPr>
          <w:rFonts w:hint="eastAsia"/>
        </w:rPr>
        <w:t xml:space="preserve">AB CD </w:t>
      </w:r>
    </w:p>
    <w:p w14:paraId="5D39D2E4">
      <w:pPr>
        <w:rPr>
          <w:rFonts w:hint="eastAsia"/>
        </w:rPr>
      </w:pPr>
      <w:r>
        <w:rPr>
          <w:rFonts w:hint="eastAsia"/>
        </w:rPr>
        <w:t xml:space="preserve">12 34 00 0F FB 33 </w:t>
      </w:r>
      <w:r>
        <w:rPr>
          <w:rFonts w:hint="eastAsia"/>
          <w:color w:val="588E32" w:themeColor="accent4" w:themeShade="BF"/>
          <w:highlight w:val="none"/>
        </w:rPr>
        <w:t>00 E8</w:t>
      </w:r>
      <w:r>
        <w:rPr>
          <w:rFonts w:hint="eastAsia"/>
          <w:color w:val="FF0000"/>
          <w:highlight w:val="none"/>
        </w:rPr>
        <w:t xml:space="preserve"> 00 D0 </w:t>
      </w:r>
      <w:r>
        <w:rPr>
          <w:rFonts w:hint="eastAsia"/>
        </w:rPr>
        <w:t xml:space="preserve">AB CD </w:t>
      </w:r>
    </w:p>
    <w:p w14:paraId="0F84FE38">
      <w:pPr>
        <w:rPr>
          <w:rFonts w:hint="eastAsia"/>
        </w:rPr>
      </w:pPr>
      <w:r>
        <w:rPr>
          <w:rFonts w:hint="eastAsia"/>
        </w:rPr>
        <w:t xml:space="preserve">12 34 00 0F FB 34 </w:t>
      </w:r>
      <w:r>
        <w:rPr>
          <w:rFonts w:hint="eastAsia"/>
          <w:color w:val="588E32" w:themeColor="accent4" w:themeShade="BF"/>
          <w:highlight w:val="none"/>
        </w:rPr>
        <w:t>01 28</w:t>
      </w:r>
      <w:r>
        <w:rPr>
          <w:rFonts w:hint="eastAsia"/>
          <w:color w:val="FF0000"/>
          <w:highlight w:val="none"/>
        </w:rPr>
        <w:t xml:space="preserve"> 00 FE </w:t>
      </w:r>
      <w:r>
        <w:rPr>
          <w:rFonts w:hint="eastAsia"/>
        </w:rPr>
        <w:t xml:space="preserve">AB CD </w:t>
      </w:r>
    </w:p>
    <w:p w14:paraId="31D9881D">
      <w:pPr>
        <w:rPr>
          <w:rFonts w:hint="eastAsia"/>
        </w:rPr>
      </w:pPr>
      <w:r>
        <w:rPr>
          <w:rFonts w:hint="eastAsia"/>
        </w:rPr>
        <w:t xml:space="preserve">12 34 00 0F FB 35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01 61 </w:t>
      </w:r>
      <w:r>
        <w:rPr>
          <w:rFonts w:hint="eastAsia"/>
        </w:rPr>
        <w:t>AB CD</w:t>
      </w:r>
    </w:p>
    <w:p w14:paraId="0D0E5CED">
      <w:pPr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</w:p>
    <w:p w14:paraId="158D0C1D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通道7</w:t>
      </w:r>
    </w:p>
    <w:p w14:paraId="602834A0">
      <w:pPr>
        <w:rPr>
          <w:rFonts w:hint="eastAsia"/>
        </w:rPr>
      </w:pPr>
      <w:r>
        <w:rPr>
          <w:rFonts w:hint="eastAsia"/>
        </w:rPr>
        <w:t xml:space="preserve">12 34 00 0F FB 36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76BCC844">
      <w:pPr>
        <w:rPr>
          <w:rFonts w:hint="eastAsia"/>
        </w:rPr>
      </w:pPr>
      <w:r>
        <w:rPr>
          <w:rFonts w:hint="eastAsia"/>
        </w:rPr>
        <w:t xml:space="preserve">12 34 00 0F FB 37 </w:t>
      </w:r>
      <w:r>
        <w:rPr>
          <w:rFonts w:hint="eastAsia"/>
          <w:color w:val="588E32" w:themeColor="accent4" w:themeShade="BF"/>
          <w:highlight w:val="none"/>
        </w:rPr>
        <w:t>00 39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21F47ED8">
      <w:pPr>
        <w:rPr>
          <w:rFonts w:hint="eastAsia"/>
        </w:rPr>
      </w:pPr>
      <w:r>
        <w:rPr>
          <w:rFonts w:hint="eastAsia"/>
        </w:rPr>
        <w:t xml:space="preserve">12 34 00 0F FB 38 </w:t>
      </w:r>
      <w:r>
        <w:rPr>
          <w:rFonts w:hint="eastAsia"/>
          <w:color w:val="588E32" w:themeColor="accent4" w:themeShade="BF"/>
          <w:highlight w:val="none"/>
        </w:rPr>
        <w:t>00 54</w:t>
      </w:r>
      <w:r>
        <w:rPr>
          <w:rFonts w:hint="eastAsia"/>
          <w:color w:val="FF0000"/>
          <w:highlight w:val="none"/>
        </w:rPr>
        <w:t xml:space="preserve"> 00 47 </w:t>
      </w:r>
      <w:r>
        <w:rPr>
          <w:rFonts w:hint="eastAsia"/>
        </w:rPr>
        <w:t xml:space="preserve">AB CD </w:t>
      </w:r>
    </w:p>
    <w:p w14:paraId="6BC0F904">
      <w:pPr>
        <w:rPr>
          <w:rFonts w:hint="eastAsia"/>
        </w:rPr>
      </w:pPr>
      <w:r>
        <w:rPr>
          <w:rFonts w:hint="eastAsia"/>
        </w:rPr>
        <w:t xml:space="preserve">12 34 00 0F FB 39 </w:t>
      </w:r>
      <w:r>
        <w:rPr>
          <w:rFonts w:hint="eastAsia"/>
          <w:color w:val="588E32" w:themeColor="accent4" w:themeShade="BF"/>
          <w:highlight w:val="none"/>
        </w:rPr>
        <w:t>00 6E</w:t>
      </w:r>
      <w:r>
        <w:rPr>
          <w:rFonts w:hint="eastAsia"/>
          <w:color w:val="FF0000"/>
          <w:highlight w:val="none"/>
        </w:rPr>
        <w:t xml:space="preserve"> 00 61 </w:t>
      </w:r>
      <w:r>
        <w:rPr>
          <w:rFonts w:hint="eastAsia"/>
        </w:rPr>
        <w:t>AB CD</w:t>
      </w:r>
    </w:p>
    <w:p w14:paraId="763CA3BF">
      <w:pPr>
        <w:rPr>
          <w:rFonts w:hint="eastAsia"/>
        </w:rPr>
      </w:pPr>
      <w:r>
        <w:rPr>
          <w:rFonts w:hint="eastAsia"/>
        </w:rPr>
        <w:t xml:space="preserve">12 34 00 0F FB 3A </w:t>
      </w:r>
      <w:r>
        <w:rPr>
          <w:rFonts w:hint="eastAsia"/>
          <w:color w:val="588E32" w:themeColor="accent4" w:themeShade="BF"/>
          <w:highlight w:val="none"/>
        </w:rPr>
        <w:t>00 85</w:t>
      </w:r>
      <w:r>
        <w:rPr>
          <w:rFonts w:hint="eastAsia"/>
          <w:color w:val="FF0000"/>
          <w:highlight w:val="none"/>
        </w:rPr>
        <w:t xml:space="preserve"> 00 7A </w:t>
      </w:r>
      <w:r>
        <w:rPr>
          <w:rFonts w:hint="eastAsia"/>
        </w:rPr>
        <w:t>AB CD</w:t>
      </w:r>
    </w:p>
    <w:p w14:paraId="4C0B4108">
      <w:pPr>
        <w:rPr>
          <w:rFonts w:hint="eastAsia"/>
        </w:rPr>
      </w:pPr>
      <w:r>
        <w:rPr>
          <w:rFonts w:hint="eastAsia"/>
        </w:rPr>
        <w:t xml:space="preserve">12 34 00 0F FB 3B </w:t>
      </w:r>
      <w:r>
        <w:rPr>
          <w:rFonts w:hint="eastAsia"/>
          <w:color w:val="588E32" w:themeColor="accent4" w:themeShade="BF"/>
          <w:highlight w:val="none"/>
        </w:rPr>
        <w:t>00 BB</w:t>
      </w:r>
      <w:r>
        <w:rPr>
          <w:rFonts w:hint="eastAsia"/>
          <w:color w:val="FF0000"/>
          <w:highlight w:val="none"/>
        </w:rPr>
        <w:t xml:space="preserve"> 00 A1 </w:t>
      </w:r>
      <w:r>
        <w:rPr>
          <w:rFonts w:hint="eastAsia"/>
        </w:rPr>
        <w:t>AB CD</w:t>
      </w:r>
    </w:p>
    <w:p w14:paraId="6CCF594F">
      <w:pPr>
        <w:rPr>
          <w:rFonts w:hint="eastAsia"/>
        </w:rPr>
      </w:pPr>
      <w:r>
        <w:rPr>
          <w:rFonts w:hint="eastAsia"/>
        </w:rPr>
        <w:t xml:space="preserve">12 34 00 0F FB 3C </w:t>
      </w:r>
      <w:r>
        <w:rPr>
          <w:rFonts w:hint="eastAsia"/>
          <w:color w:val="588E32" w:themeColor="accent4" w:themeShade="BF"/>
          <w:highlight w:val="none"/>
        </w:rPr>
        <w:t>00 EB</w:t>
      </w:r>
      <w:r>
        <w:rPr>
          <w:rFonts w:hint="eastAsia"/>
          <w:color w:val="FF0000"/>
          <w:highlight w:val="none"/>
        </w:rPr>
        <w:t xml:space="preserve"> 00 D3 </w:t>
      </w:r>
      <w:r>
        <w:rPr>
          <w:rFonts w:hint="eastAsia"/>
        </w:rPr>
        <w:t>AB CD</w:t>
      </w:r>
    </w:p>
    <w:p w14:paraId="15DC645B">
      <w:pPr>
        <w:rPr>
          <w:rFonts w:hint="eastAsia"/>
        </w:rPr>
      </w:pPr>
      <w:r>
        <w:rPr>
          <w:rFonts w:hint="eastAsia"/>
        </w:rPr>
        <w:t xml:space="preserve">12 34 00 0F FB 3D </w:t>
      </w:r>
      <w:r>
        <w:rPr>
          <w:rFonts w:hint="eastAsia"/>
          <w:color w:val="588E32" w:themeColor="accent4" w:themeShade="BF"/>
          <w:highlight w:val="none"/>
        </w:rPr>
        <w:t>01 2A</w:t>
      </w:r>
      <w:r>
        <w:rPr>
          <w:rFonts w:hint="eastAsia"/>
          <w:color w:val="FF0000"/>
          <w:highlight w:val="none"/>
        </w:rPr>
        <w:t xml:space="preserve"> 01 01 </w:t>
      </w:r>
      <w:r>
        <w:rPr>
          <w:rFonts w:hint="eastAsia"/>
        </w:rPr>
        <w:t xml:space="preserve">AB CD </w:t>
      </w:r>
    </w:p>
    <w:p w14:paraId="0D3B99D4">
      <w:pPr>
        <w:rPr>
          <w:rFonts w:hint="eastAsia"/>
        </w:rPr>
      </w:pPr>
      <w:r>
        <w:rPr>
          <w:rFonts w:hint="eastAsia"/>
        </w:rPr>
        <w:t xml:space="preserve">12 34 00 0F FB 3E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01 64 </w:t>
      </w:r>
      <w:r>
        <w:rPr>
          <w:rFonts w:hint="eastAsia"/>
        </w:rPr>
        <w:t xml:space="preserve">AB CD </w:t>
      </w:r>
    </w:p>
    <w:p w14:paraId="393C1090">
      <w:pPr>
        <w:rPr>
          <w:rFonts w:hint="eastAsia"/>
          <w:lang w:val="en-US" w:eastAsia="zh-CN"/>
        </w:rPr>
      </w:pPr>
    </w:p>
    <w:p w14:paraId="29C31DE2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通道8</w:t>
      </w:r>
    </w:p>
    <w:p w14:paraId="462CE77E">
      <w:pPr>
        <w:rPr>
          <w:rFonts w:hint="eastAsia"/>
        </w:rPr>
      </w:pPr>
      <w:r>
        <w:rPr>
          <w:rFonts w:hint="eastAsia"/>
        </w:rPr>
        <w:t xml:space="preserve">12 34 00 0F FB 3F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0C </w:t>
      </w:r>
      <w:r>
        <w:rPr>
          <w:rFonts w:hint="eastAsia"/>
        </w:rPr>
        <w:t xml:space="preserve">AB CD </w:t>
      </w:r>
    </w:p>
    <w:p w14:paraId="75943CC4">
      <w:pPr>
        <w:rPr>
          <w:rFonts w:hint="eastAsia"/>
        </w:rPr>
      </w:pPr>
      <w:r>
        <w:rPr>
          <w:rFonts w:hint="eastAsia"/>
        </w:rPr>
        <w:t xml:space="preserve">12 34 00 0F FB 40 </w:t>
      </w:r>
      <w:r>
        <w:rPr>
          <w:rFonts w:hint="eastAsia"/>
          <w:color w:val="588E32" w:themeColor="accent4" w:themeShade="BF"/>
          <w:highlight w:val="none"/>
        </w:rPr>
        <w:t>00 38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2EC0EB81">
      <w:pPr>
        <w:rPr>
          <w:rFonts w:hint="eastAsia"/>
        </w:rPr>
      </w:pPr>
      <w:r>
        <w:rPr>
          <w:rFonts w:hint="eastAsia"/>
        </w:rPr>
        <w:t xml:space="preserve">12 34 00 0F FB 41 </w:t>
      </w:r>
      <w:r>
        <w:rPr>
          <w:rFonts w:hint="eastAsia"/>
          <w:color w:val="588E32" w:themeColor="accent4" w:themeShade="BF"/>
          <w:highlight w:val="none"/>
        </w:rPr>
        <w:t>00 53</w:t>
      </w:r>
      <w:r>
        <w:rPr>
          <w:rFonts w:hint="eastAsia"/>
          <w:color w:val="FF0000"/>
          <w:highlight w:val="none"/>
        </w:rPr>
        <w:t xml:space="preserve"> 00 46 </w:t>
      </w:r>
      <w:r>
        <w:rPr>
          <w:rFonts w:hint="eastAsia"/>
        </w:rPr>
        <w:t xml:space="preserve">AB CD </w:t>
      </w:r>
    </w:p>
    <w:p w14:paraId="6F4A1437">
      <w:pPr>
        <w:rPr>
          <w:rFonts w:hint="eastAsia"/>
        </w:rPr>
      </w:pPr>
      <w:r>
        <w:rPr>
          <w:rFonts w:hint="eastAsia"/>
        </w:rPr>
        <w:t xml:space="preserve">12 34 00 0F FB 42 </w:t>
      </w:r>
      <w:r>
        <w:rPr>
          <w:rFonts w:hint="eastAsia"/>
          <w:color w:val="588E32" w:themeColor="accent4" w:themeShade="BF"/>
          <w:highlight w:val="none"/>
        </w:rPr>
        <w:t>00 6C</w:t>
      </w:r>
      <w:r>
        <w:rPr>
          <w:rFonts w:hint="eastAsia"/>
          <w:color w:val="FF0000"/>
          <w:highlight w:val="none"/>
        </w:rPr>
        <w:t xml:space="preserve"> 00 60 </w:t>
      </w:r>
      <w:r>
        <w:rPr>
          <w:rFonts w:hint="eastAsia"/>
        </w:rPr>
        <w:t>AB CD</w:t>
      </w:r>
    </w:p>
    <w:p w14:paraId="044FDF9E">
      <w:pPr>
        <w:rPr>
          <w:rFonts w:hint="eastAsia"/>
        </w:rPr>
      </w:pPr>
      <w:r>
        <w:rPr>
          <w:rFonts w:hint="eastAsia"/>
        </w:rPr>
        <w:t xml:space="preserve">12 34 00 0F FB 43 </w:t>
      </w:r>
      <w:r>
        <w:rPr>
          <w:rFonts w:hint="eastAsia"/>
          <w:color w:val="588E32" w:themeColor="accent4" w:themeShade="BF"/>
          <w:highlight w:val="none"/>
        </w:rPr>
        <w:t>00 84</w:t>
      </w:r>
      <w:r>
        <w:rPr>
          <w:rFonts w:hint="eastAsia"/>
          <w:color w:val="FF0000"/>
          <w:highlight w:val="none"/>
        </w:rPr>
        <w:t xml:space="preserve"> 00 78 </w:t>
      </w:r>
      <w:r>
        <w:rPr>
          <w:rFonts w:hint="eastAsia"/>
        </w:rPr>
        <w:t>AB CD</w:t>
      </w:r>
    </w:p>
    <w:p w14:paraId="495BF8F2">
      <w:pPr>
        <w:rPr>
          <w:rFonts w:hint="eastAsia"/>
        </w:rPr>
      </w:pPr>
      <w:r>
        <w:rPr>
          <w:rFonts w:hint="eastAsia"/>
        </w:rPr>
        <w:t xml:space="preserve">12 34 00 0F FB 44 </w:t>
      </w:r>
      <w:r>
        <w:rPr>
          <w:rFonts w:hint="eastAsia"/>
          <w:color w:val="588E32" w:themeColor="accent4" w:themeShade="BF"/>
          <w:highlight w:val="none"/>
        </w:rPr>
        <w:t>00 B9</w:t>
      </w:r>
      <w:r>
        <w:rPr>
          <w:rFonts w:hint="eastAsia"/>
          <w:color w:val="FF0000"/>
          <w:highlight w:val="none"/>
        </w:rPr>
        <w:t xml:space="preserve"> 00 9F </w:t>
      </w:r>
      <w:r>
        <w:rPr>
          <w:rFonts w:hint="eastAsia"/>
        </w:rPr>
        <w:t>AB CD</w:t>
      </w:r>
    </w:p>
    <w:p w14:paraId="24251557">
      <w:pPr>
        <w:rPr>
          <w:rFonts w:hint="eastAsia"/>
        </w:rPr>
      </w:pPr>
      <w:r>
        <w:rPr>
          <w:rFonts w:hint="eastAsia"/>
        </w:rPr>
        <w:t xml:space="preserve">12 34 00 0F FB 45 </w:t>
      </w:r>
      <w:r>
        <w:rPr>
          <w:rFonts w:hint="eastAsia"/>
          <w:color w:val="588E32" w:themeColor="accent4" w:themeShade="BF"/>
          <w:highlight w:val="none"/>
        </w:rPr>
        <w:t>00 E9</w:t>
      </w:r>
      <w:r>
        <w:rPr>
          <w:rFonts w:hint="eastAsia"/>
          <w:color w:val="FF0000"/>
          <w:highlight w:val="none"/>
        </w:rPr>
        <w:t xml:space="preserve"> 00 D2 </w:t>
      </w:r>
      <w:r>
        <w:rPr>
          <w:rFonts w:hint="eastAsia"/>
        </w:rPr>
        <w:t>AB CD</w:t>
      </w:r>
    </w:p>
    <w:p w14:paraId="4024B901">
      <w:pPr>
        <w:rPr>
          <w:rFonts w:hint="eastAsia"/>
        </w:rPr>
      </w:pPr>
      <w:r>
        <w:rPr>
          <w:rFonts w:hint="eastAsia"/>
        </w:rPr>
        <w:t xml:space="preserve">12 34 00 0F FB 46 </w:t>
      </w:r>
      <w:r>
        <w:rPr>
          <w:rFonts w:hint="eastAsia"/>
          <w:color w:val="588E32" w:themeColor="accent4" w:themeShade="BF"/>
          <w:highlight w:val="none"/>
        </w:rPr>
        <w:t>01 2A</w:t>
      </w:r>
      <w:r>
        <w:rPr>
          <w:rFonts w:hint="eastAsia"/>
          <w:color w:val="FF0000"/>
          <w:highlight w:val="none"/>
        </w:rPr>
        <w:t xml:space="preserve"> 01 00 </w:t>
      </w:r>
      <w:r>
        <w:rPr>
          <w:rFonts w:hint="eastAsia"/>
        </w:rPr>
        <w:t xml:space="preserve">AB CD </w:t>
      </w:r>
    </w:p>
    <w:p w14:paraId="3A80CA97">
      <w:pPr>
        <w:rPr>
          <w:rFonts w:hint="eastAsia"/>
        </w:rPr>
      </w:pPr>
      <w:r>
        <w:rPr>
          <w:rFonts w:hint="eastAsia"/>
        </w:rPr>
        <w:t xml:space="preserve">12 34 00 0F FB 47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01 64 </w:t>
      </w:r>
      <w:r>
        <w:rPr>
          <w:rFonts w:hint="eastAsia"/>
        </w:rPr>
        <w:t xml:space="preserve">AB CD </w:t>
      </w:r>
    </w:p>
    <w:p w14:paraId="04E2A57B">
      <w:pPr>
        <w:rPr>
          <w:rFonts w:hint="eastAsia"/>
          <w:lang w:val="en-US" w:eastAsia="zh-CN"/>
        </w:rPr>
      </w:pPr>
    </w:p>
    <w:p w14:paraId="3B533C0B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通道9</w:t>
      </w:r>
    </w:p>
    <w:p w14:paraId="5BCD0369">
      <w:pPr>
        <w:rPr>
          <w:rFonts w:hint="eastAsia"/>
        </w:rPr>
      </w:pPr>
      <w:r>
        <w:rPr>
          <w:rFonts w:hint="eastAsia"/>
        </w:rPr>
        <w:t xml:space="preserve">12 34 00 0F FB 48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 xml:space="preserve">AB CD </w:t>
      </w:r>
    </w:p>
    <w:p w14:paraId="39187F43">
      <w:pPr>
        <w:rPr>
          <w:rFonts w:hint="eastAsia"/>
        </w:rPr>
      </w:pPr>
      <w:r>
        <w:rPr>
          <w:rFonts w:hint="eastAsia"/>
        </w:rPr>
        <w:t xml:space="preserve">12 34 00 0F FB 49 </w:t>
      </w:r>
      <w:r>
        <w:rPr>
          <w:rFonts w:hint="eastAsia"/>
          <w:color w:val="588E32" w:themeColor="accent4" w:themeShade="BF"/>
          <w:highlight w:val="none"/>
        </w:rPr>
        <w:t>00 38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15A37536">
      <w:pPr>
        <w:rPr>
          <w:rFonts w:hint="eastAsia"/>
        </w:rPr>
      </w:pPr>
      <w:r>
        <w:rPr>
          <w:rFonts w:hint="eastAsia"/>
        </w:rPr>
        <w:t xml:space="preserve">12 34 00 0F FB 4A </w:t>
      </w:r>
      <w:r>
        <w:rPr>
          <w:rFonts w:hint="eastAsia"/>
          <w:color w:val="588E32" w:themeColor="accent4" w:themeShade="BF"/>
          <w:highlight w:val="none"/>
        </w:rPr>
        <w:t>00 54</w:t>
      </w:r>
      <w:r>
        <w:rPr>
          <w:rFonts w:hint="eastAsia"/>
          <w:color w:val="FF0000"/>
          <w:highlight w:val="none"/>
        </w:rPr>
        <w:t xml:space="preserve"> 00 46 </w:t>
      </w:r>
      <w:r>
        <w:rPr>
          <w:rFonts w:hint="eastAsia"/>
        </w:rPr>
        <w:t>AB CD</w:t>
      </w:r>
    </w:p>
    <w:p w14:paraId="7EA5DC4A">
      <w:pPr>
        <w:rPr>
          <w:rFonts w:hint="eastAsia"/>
        </w:rPr>
      </w:pPr>
      <w:r>
        <w:rPr>
          <w:rFonts w:hint="eastAsia"/>
        </w:rPr>
        <w:t xml:space="preserve">12 34 00 0F FB 4B </w:t>
      </w:r>
      <w:r>
        <w:rPr>
          <w:rFonts w:hint="eastAsia"/>
          <w:color w:val="588E32" w:themeColor="accent4" w:themeShade="BF"/>
          <w:highlight w:val="none"/>
        </w:rPr>
        <w:t>00 6D</w:t>
      </w:r>
      <w:r>
        <w:rPr>
          <w:rFonts w:hint="eastAsia"/>
          <w:color w:val="FF0000"/>
          <w:highlight w:val="none"/>
        </w:rPr>
        <w:t xml:space="preserve"> 00 60 </w:t>
      </w:r>
      <w:r>
        <w:rPr>
          <w:rFonts w:hint="eastAsia"/>
        </w:rPr>
        <w:t>AB CD</w:t>
      </w:r>
    </w:p>
    <w:p w14:paraId="58AD9AFD">
      <w:pPr>
        <w:rPr>
          <w:rFonts w:hint="eastAsia"/>
        </w:rPr>
      </w:pPr>
      <w:r>
        <w:rPr>
          <w:rFonts w:hint="eastAsia"/>
        </w:rPr>
        <w:t xml:space="preserve">12 34 00 0F FB 4C </w:t>
      </w:r>
      <w:r>
        <w:rPr>
          <w:rFonts w:hint="eastAsia"/>
          <w:color w:val="588E32" w:themeColor="accent4" w:themeShade="BF"/>
          <w:highlight w:val="none"/>
        </w:rPr>
        <w:t>00 84</w:t>
      </w:r>
      <w:r>
        <w:rPr>
          <w:rFonts w:hint="eastAsia"/>
          <w:color w:val="FF0000"/>
          <w:highlight w:val="none"/>
        </w:rPr>
        <w:t xml:space="preserve"> 00 79 </w:t>
      </w:r>
      <w:r>
        <w:rPr>
          <w:rFonts w:hint="eastAsia"/>
        </w:rPr>
        <w:t xml:space="preserve">AB CD </w:t>
      </w:r>
    </w:p>
    <w:p w14:paraId="30291FF3">
      <w:pPr>
        <w:rPr>
          <w:rFonts w:hint="eastAsia"/>
        </w:rPr>
      </w:pPr>
      <w:r>
        <w:rPr>
          <w:rFonts w:hint="eastAsia"/>
        </w:rPr>
        <w:t xml:space="preserve">12 34 00 0F FB 4D </w:t>
      </w:r>
      <w:r>
        <w:rPr>
          <w:rFonts w:hint="eastAsia"/>
          <w:color w:val="588E32" w:themeColor="accent4" w:themeShade="BF"/>
          <w:highlight w:val="none"/>
        </w:rPr>
        <w:t>00 BA</w:t>
      </w:r>
      <w:r>
        <w:rPr>
          <w:rFonts w:hint="eastAsia"/>
          <w:color w:val="FF0000"/>
          <w:highlight w:val="none"/>
        </w:rPr>
        <w:t xml:space="preserve"> 00 A0 </w:t>
      </w:r>
      <w:r>
        <w:rPr>
          <w:rFonts w:hint="eastAsia"/>
        </w:rPr>
        <w:t>AB CD</w:t>
      </w:r>
    </w:p>
    <w:p w14:paraId="34C829B3">
      <w:pPr>
        <w:rPr>
          <w:rFonts w:hint="eastAsia"/>
        </w:rPr>
      </w:pPr>
      <w:r>
        <w:rPr>
          <w:rFonts w:hint="eastAsia"/>
        </w:rPr>
        <w:t xml:space="preserve">12 34 00 0F FB 4E </w:t>
      </w:r>
      <w:r>
        <w:rPr>
          <w:rFonts w:hint="eastAsia"/>
          <w:color w:val="588E32" w:themeColor="accent4" w:themeShade="BF"/>
          <w:highlight w:val="none"/>
        </w:rPr>
        <w:t>00 EA</w:t>
      </w:r>
      <w:r>
        <w:rPr>
          <w:rFonts w:hint="eastAsia"/>
          <w:color w:val="FF0000"/>
          <w:highlight w:val="none"/>
        </w:rPr>
        <w:t xml:space="preserve"> 00 D3 </w:t>
      </w:r>
      <w:r>
        <w:rPr>
          <w:rFonts w:hint="eastAsia"/>
        </w:rPr>
        <w:t xml:space="preserve">AB CD </w:t>
      </w:r>
    </w:p>
    <w:p w14:paraId="5E24DD66">
      <w:pPr>
        <w:rPr>
          <w:rFonts w:hint="eastAsia"/>
        </w:rPr>
      </w:pPr>
      <w:r>
        <w:rPr>
          <w:rFonts w:hint="eastAsia"/>
        </w:rPr>
        <w:t xml:space="preserve">12 34 00 0F FB 4F </w:t>
      </w:r>
      <w:r>
        <w:rPr>
          <w:rFonts w:hint="eastAsia"/>
          <w:color w:val="588E32" w:themeColor="accent4" w:themeShade="BF"/>
          <w:highlight w:val="none"/>
        </w:rPr>
        <w:t>01 2B</w:t>
      </w:r>
      <w:r>
        <w:rPr>
          <w:rFonts w:hint="eastAsia"/>
          <w:color w:val="FF0000"/>
          <w:highlight w:val="none"/>
        </w:rPr>
        <w:t xml:space="preserve"> 01 00 </w:t>
      </w:r>
      <w:r>
        <w:rPr>
          <w:rFonts w:hint="eastAsia"/>
        </w:rPr>
        <w:t xml:space="preserve">AB CD </w:t>
      </w:r>
    </w:p>
    <w:p w14:paraId="1A415327">
      <w:pPr>
        <w:rPr>
          <w:rFonts w:hint="eastAsia"/>
        </w:rPr>
      </w:pPr>
      <w:r>
        <w:rPr>
          <w:rFonts w:hint="eastAsia"/>
        </w:rPr>
        <w:t xml:space="preserve">12 34 00 0F FB 50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01 64 </w:t>
      </w:r>
      <w:r>
        <w:rPr>
          <w:rFonts w:hint="eastAsia"/>
        </w:rPr>
        <w:t xml:space="preserve">AB CD </w:t>
      </w:r>
    </w:p>
    <w:p w14:paraId="0C402A9E">
      <w:pPr>
        <w:rPr>
          <w:rFonts w:hint="eastAsia"/>
          <w:lang w:val="en-US" w:eastAsia="zh-CN"/>
        </w:rPr>
      </w:pPr>
    </w:p>
    <w:p w14:paraId="515CB975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通道10</w:t>
      </w:r>
    </w:p>
    <w:p w14:paraId="3C74089C">
      <w:pPr>
        <w:rPr>
          <w:rFonts w:hint="eastAsia"/>
        </w:rPr>
      </w:pPr>
      <w:r>
        <w:rPr>
          <w:rFonts w:hint="eastAsia"/>
        </w:rPr>
        <w:t xml:space="preserve">12 34 00 0F FB 51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>AB CD</w:t>
      </w:r>
    </w:p>
    <w:p w14:paraId="4AA7D9D9">
      <w:pPr>
        <w:rPr>
          <w:rFonts w:hint="eastAsia"/>
        </w:rPr>
      </w:pPr>
      <w:r>
        <w:rPr>
          <w:rFonts w:hint="eastAsia"/>
        </w:rPr>
        <w:t xml:space="preserve">12 34 00 0F FB 52 </w:t>
      </w:r>
      <w:r>
        <w:rPr>
          <w:rFonts w:hint="eastAsia"/>
          <w:color w:val="588E32" w:themeColor="accent4" w:themeShade="BF"/>
          <w:highlight w:val="none"/>
        </w:rPr>
        <w:t>00 38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74CEAD62">
      <w:pPr>
        <w:rPr>
          <w:rFonts w:hint="eastAsia"/>
        </w:rPr>
      </w:pPr>
      <w:r>
        <w:rPr>
          <w:rFonts w:hint="eastAsia"/>
        </w:rPr>
        <w:t xml:space="preserve">12 34 00 0F FB 53 </w:t>
      </w:r>
      <w:r>
        <w:rPr>
          <w:rFonts w:hint="eastAsia"/>
          <w:color w:val="588E32" w:themeColor="accent4" w:themeShade="BF"/>
          <w:highlight w:val="none"/>
        </w:rPr>
        <w:t>00 53</w:t>
      </w:r>
      <w:r>
        <w:rPr>
          <w:rFonts w:hint="eastAsia"/>
          <w:color w:val="FF0000"/>
          <w:highlight w:val="none"/>
        </w:rPr>
        <w:t xml:space="preserve"> 00 46 </w:t>
      </w:r>
      <w:r>
        <w:rPr>
          <w:rFonts w:hint="eastAsia"/>
        </w:rPr>
        <w:t xml:space="preserve">AB CD </w:t>
      </w:r>
    </w:p>
    <w:p w14:paraId="10ACB318">
      <w:pPr>
        <w:rPr>
          <w:rFonts w:hint="eastAsia"/>
        </w:rPr>
      </w:pPr>
      <w:r>
        <w:rPr>
          <w:rFonts w:hint="eastAsia"/>
        </w:rPr>
        <w:t xml:space="preserve">12 34 00 0F FB 54 </w:t>
      </w:r>
      <w:r>
        <w:rPr>
          <w:rFonts w:hint="eastAsia"/>
          <w:color w:val="588E32" w:themeColor="accent4" w:themeShade="BF"/>
          <w:highlight w:val="none"/>
        </w:rPr>
        <w:t>00 6C</w:t>
      </w:r>
      <w:r>
        <w:rPr>
          <w:rFonts w:hint="eastAsia"/>
          <w:color w:val="FF0000"/>
          <w:highlight w:val="none"/>
        </w:rPr>
        <w:t xml:space="preserve"> 00 60 </w:t>
      </w:r>
      <w:r>
        <w:rPr>
          <w:rFonts w:hint="eastAsia"/>
        </w:rPr>
        <w:t xml:space="preserve">AB CD </w:t>
      </w:r>
    </w:p>
    <w:p w14:paraId="084EBFA7">
      <w:pPr>
        <w:rPr>
          <w:rFonts w:hint="eastAsia"/>
        </w:rPr>
      </w:pPr>
      <w:r>
        <w:rPr>
          <w:rFonts w:hint="eastAsia"/>
        </w:rPr>
        <w:t xml:space="preserve">12 34 00 0F FB 55 </w:t>
      </w:r>
      <w:r>
        <w:rPr>
          <w:rFonts w:hint="eastAsia"/>
          <w:color w:val="588E32" w:themeColor="accent4" w:themeShade="BF"/>
          <w:highlight w:val="none"/>
        </w:rPr>
        <w:t>00 83</w:t>
      </w:r>
      <w:r>
        <w:rPr>
          <w:rFonts w:hint="eastAsia"/>
          <w:color w:val="FF0000"/>
          <w:highlight w:val="none"/>
        </w:rPr>
        <w:t xml:space="preserve"> 00 78 </w:t>
      </w:r>
      <w:r>
        <w:rPr>
          <w:rFonts w:hint="eastAsia"/>
        </w:rPr>
        <w:t xml:space="preserve">AB CD </w:t>
      </w:r>
    </w:p>
    <w:p w14:paraId="4D16C564">
      <w:pPr>
        <w:rPr>
          <w:rFonts w:hint="eastAsia"/>
        </w:rPr>
      </w:pPr>
      <w:r>
        <w:rPr>
          <w:rFonts w:hint="eastAsia"/>
        </w:rPr>
        <w:t xml:space="preserve">12 34 00 0F FB 56 </w:t>
      </w:r>
      <w:r>
        <w:rPr>
          <w:rFonts w:hint="eastAsia"/>
          <w:color w:val="588E32" w:themeColor="accent4" w:themeShade="BF"/>
          <w:highlight w:val="none"/>
        </w:rPr>
        <w:t>00 B9</w:t>
      </w:r>
      <w:r>
        <w:rPr>
          <w:rFonts w:hint="eastAsia"/>
          <w:color w:val="FF0000"/>
          <w:highlight w:val="none"/>
        </w:rPr>
        <w:t xml:space="preserve"> 00 9F </w:t>
      </w:r>
      <w:r>
        <w:rPr>
          <w:rFonts w:hint="eastAsia"/>
        </w:rPr>
        <w:t xml:space="preserve">AB CD </w:t>
      </w:r>
    </w:p>
    <w:p w14:paraId="4C44140B">
      <w:pPr>
        <w:rPr>
          <w:rFonts w:hint="eastAsia"/>
        </w:rPr>
      </w:pPr>
      <w:r>
        <w:rPr>
          <w:rFonts w:hint="eastAsia"/>
        </w:rPr>
        <w:t xml:space="preserve">12 34 00 0F FB 57 </w:t>
      </w:r>
      <w:r>
        <w:rPr>
          <w:rFonts w:hint="eastAsia"/>
          <w:color w:val="588E32" w:themeColor="accent4" w:themeShade="BF"/>
          <w:highlight w:val="none"/>
        </w:rPr>
        <w:t>00 E8</w:t>
      </w:r>
      <w:r>
        <w:rPr>
          <w:rFonts w:hint="eastAsia"/>
          <w:color w:val="FF0000"/>
          <w:highlight w:val="none"/>
        </w:rPr>
        <w:t xml:space="preserve"> 00 D1 </w:t>
      </w:r>
      <w:r>
        <w:rPr>
          <w:rFonts w:hint="eastAsia"/>
        </w:rPr>
        <w:t xml:space="preserve">AB CD </w:t>
      </w:r>
    </w:p>
    <w:p w14:paraId="5624FC11">
      <w:pPr>
        <w:rPr>
          <w:rFonts w:hint="eastAsia"/>
        </w:rPr>
      </w:pPr>
      <w:r>
        <w:rPr>
          <w:rFonts w:hint="eastAsia"/>
        </w:rPr>
        <w:t xml:space="preserve">12 34 00 0F FB 58 </w:t>
      </w:r>
      <w:r>
        <w:rPr>
          <w:rFonts w:hint="eastAsia"/>
          <w:color w:val="588E32" w:themeColor="accent4" w:themeShade="BF"/>
          <w:highlight w:val="none"/>
        </w:rPr>
        <w:t>01 28</w:t>
      </w:r>
      <w:r>
        <w:rPr>
          <w:rFonts w:hint="eastAsia"/>
          <w:color w:val="FF0000"/>
          <w:highlight w:val="none"/>
        </w:rPr>
        <w:t xml:space="preserve"> 00 FE </w:t>
      </w:r>
      <w:r>
        <w:rPr>
          <w:rFonts w:hint="eastAsia"/>
        </w:rPr>
        <w:t xml:space="preserve">AB CD </w:t>
      </w:r>
    </w:p>
    <w:p w14:paraId="0183EB66">
      <w:pPr>
        <w:rPr>
          <w:rFonts w:hint="eastAsia"/>
        </w:rPr>
      </w:pPr>
      <w:r>
        <w:rPr>
          <w:rFonts w:hint="eastAsia"/>
        </w:rPr>
        <w:t xml:space="preserve">12 34 00 0F FB 59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01 61 </w:t>
      </w:r>
      <w:r>
        <w:rPr>
          <w:rFonts w:hint="eastAsia"/>
        </w:rPr>
        <w:t xml:space="preserve">AB CD </w:t>
      </w:r>
    </w:p>
    <w:p w14:paraId="1A7DBA39">
      <w:pPr>
        <w:rPr>
          <w:rFonts w:hint="eastAsia"/>
          <w:lang w:val="en-US" w:eastAsia="zh-CN"/>
        </w:rPr>
      </w:pPr>
    </w:p>
    <w:p w14:paraId="3FDA700B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通道11</w:t>
      </w:r>
    </w:p>
    <w:p w14:paraId="63DEA1DD">
      <w:pPr>
        <w:rPr>
          <w:rFonts w:hint="eastAsia"/>
        </w:rPr>
      </w:pPr>
      <w:r>
        <w:rPr>
          <w:rFonts w:hint="eastAsia"/>
        </w:rPr>
        <w:t xml:space="preserve">12 34 00 0F FB 5A </w:t>
      </w:r>
      <w:r>
        <w:rPr>
          <w:rFonts w:hint="eastAsia"/>
          <w:color w:val="588E32" w:themeColor="accent4" w:themeShade="BF"/>
          <w:highlight w:val="none"/>
        </w:rPr>
        <w:t>00 1C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>AB CD</w:t>
      </w:r>
    </w:p>
    <w:p w14:paraId="7A874C90">
      <w:pPr>
        <w:rPr>
          <w:rFonts w:hint="eastAsia"/>
        </w:rPr>
      </w:pPr>
      <w:r>
        <w:rPr>
          <w:rFonts w:hint="eastAsia"/>
        </w:rPr>
        <w:t xml:space="preserve">12 34 00 0F FB 5B </w:t>
      </w:r>
      <w:r>
        <w:rPr>
          <w:rFonts w:hint="eastAsia"/>
          <w:color w:val="588E32" w:themeColor="accent4" w:themeShade="BF"/>
          <w:highlight w:val="none"/>
        </w:rPr>
        <w:t>00 3A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>AB CD</w:t>
      </w:r>
    </w:p>
    <w:p w14:paraId="7E869E56">
      <w:pPr>
        <w:rPr>
          <w:rFonts w:hint="eastAsia"/>
        </w:rPr>
      </w:pPr>
      <w:r>
        <w:rPr>
          <w:rFonts w:hint="eastAsia"/>
        </w:rPr>
        <w:t xml:space="preserve">12 34 00 0F FB 5C </w:t>
      </w:r>
      <w:r>
        <w:rPr>
          <w:rFonts w:hint="eastAsia"/>
          <w:color w:val="588E32" w:themeColor="accent4" w:themeShade="BF"/>
          <w:highlight w:val="none"/>
        </w:rPr>
        <w:t>00 56</w:t>
      </w:r>
      <w:r>
        <w:rPr>
          <w:rFonts w:hint="eastAsia"/>
          <w:color w:val="FF0000"/>
          <w:highlight w:val="none"/>
        </w:rPr>
        <w:t xml:space="preserve"> 00 48 </w:t>
      </w:r>
      <w:r>
        <w:rPr>
          <w:rFonts w:hint="eastAsia"/>
        </w:rPr>
        <w:t>AB CD</w:t>
      </w:r>
    </w:p>
    <w:p w14:paraId="4686E069">
      <w:pPr>
        <w:rPr>
          <w:rFonts w:hint="eastAsia"/>
        </w:rPr>
      </w:pPr>
      <w:r>
        <w:rPr>
          <w:rFonts w:hint="eastAsia"/>
        </w:rPr>
        <w:t xml:space="preserve">12 34 00 0F FB 5D </w:t>
      </w:r>
      <w:r>
        <w:rPr>
          <w:rFonts w:hint="eastAsia"/>
          <w:color w:val="588E32" w:themeColor="accent4" w:themeShade="BF"/>
          <w:highlight w:val="none"/>
        </w:rPr>
        <w:t>00 70</w:t>
      </w:r>
      <w:r>
        <w:rPr>
          <w:rFonts w:hint="eastAsia"/>
          <w:color w:val="FF0000"/>
          <w:highlight w:val="none"/>
        </w:rPr>
        <w:t xml:space="preserve"> 00 63 </w:t>
      </w:r>
      <w:r>
        <w:rPr>
          <w:rFonts w:hint="eastAsia"/>
        </w:rPr>
        <w:t>AB CD</w:t>
      </w:r>
    </w:p>
    <w:p w14:paraId="541BDCEE">
      <w:pPr>
        <w:rPr>
          <w:rFonts w:hint="eastAsia"/>
        </w:rPr>
      </w:pPr>
      <w:r>
        <w:rPr>
          <w:rFonts w:hint="eastAsia"/>
        </w:rPr>
        <w:t xml:space="preserve">12 34 00 0F FB 5E </w:t>
      </w:r>
      <w:r>
        <w:rPr>
          <w:rFonts w:hint="eastAsia"/>
          <w:color w:val="588E32" w:themeColor="accent4" w:themeShade="BF"/>
          <w:highlight w:val="none"/>
        </w:rPr>
        <w:t>00 87</w:t>
      </w:r>
      <w:r>
        <w:rPr>
          <w:rFonts w:hint="eastAsia"/>
          <w:color w:val="FF0000"/>
          <w:highlight w:val="none"/>
        </w:rPr>
        <w:t xml:space="preserve"> 00 7C </w:t>
      </w:r>
      <w:r>
        <w:rPr>
          <w:rFonts w:hint="eastAsia"/>
        </w:rPr>
        <w:t>AB CD</w:t>
      </w:r>
    </w:p>
    <w:p w14:paraId="459D507D">
      <w:pPr>
        <w:rPr>
          <w:rFonts w:hint="eastAsia"/>
        </w:rPr>
      </w:pPr>
      <w:r>
        <w:rPr>
          <w:rFonts w:hint="eastAsia"/>
        </w:rPr>
        <w:t xml:space="preserve">12 34 00 0F FB 5F </w:t>
      </w:r>
      <w:r>
        <w:rPr>
          <w:rFonts w:hint="eastAsia"/>
          <w:color w:val="588E32" w:themeColor="accent4" w:themeShade="BF"/>
          <w:highlight w:val="none"/>
        </w:rPr>
        <w:t>00 BE</w:t>
      </w:r>
      <w:r>
        <w:rPr>
          <w:rFonts w:hint="eastAsia"/>
          <w:color w:val="FF0000"/>
          <w:highlight w:val="none"/>
        </w:rPr>
        <w:t xml:space="preserve"> 00 A3 </w:t>
      </w:r>
      <w:r>
        <w:rPr>
          <w:rFonts w:hint="eastAsia"/>
        </w:rPr>
        <w:t>AB CD</w:t>
      </w:r>
    </w:p>
    <w:p w14:paraId="610F3BA3">
      <w:pPr>
        <w:rPr>
          <w:rFonts w:hint="eastAsia"/>
        </w:rPr>
      </w:pPr>
      <w:r>
        <w:rPr>
          <w:rFonts w:hint="eastAsia"/>
        </w:rPr>
        <w:t xml:space="preserve">12 34 00 0F FB 60 </w:t>
      </w:r>
      <w:r>
        <w:rPr>
          <w:rFonts w:hint="eastAsia"/>
          <w:color w:val="588E32" w:themeColor="accent4" w:themeShade="BF"/>
          <w:highlight w:val="none"/>
        </w:rPr>
        <w:t>00 EE</w:t>
      </w:r>
      <w:r>
        <w:rPr>
          <w:rFonts w:hint="eastAsia"/>
          <w:color w:val="FF0000"/>
          <w:highlight w:val="none"/>
        </w:rPr>
        <w:t xml:space="preserve"> 00 D6 </w:t>
      </w:r>
      <w:r>
        <w:rPr>
          <w:rFonts w:hint="eastAsia"/>
        </w:rPr>
        <w:t>AB CD</w:t>
      </w:r>
    </w:p>
    <w:p w14:paraId="0ED64F6A">
      <w:pPr>
        <w:rPr>
          <w:rFonts w:hint="eastAsia"/>
        </w:rPr>
      </w:pPr>
      <w:r>
        <w:rPr>
          <w:rFonts w:hint="eastAsia"/>
        </w:rPr>
        <w:t xml:space="preserve">12 34 00 0F FB 61 </w:t>
      </w:r>
      <w:r>
        <w:rPr>
          <w:rFonts w:hint="eastAsia"/>
          <w:color w:val="588E32" w:themeColor="accent4" w:themeShade="BF"/>
          <w:highlight w:val="none"/>
        </w:rPr>
        <w:t>01 2E</w:t>
      </w:r>
      <w:r>
        <w:rPr>
          <w:rFonts w:hint="eastAsia"/>
          <w:color w:val="FF0000"/>
          <w:highlight w:val="none"/>
        </w:rPr>
        <w:t xml:space="preserve"> 01 04 </w:t>
      </w:r>
      <w:r>
        <w:rPr>
          <w:rFonts w:hint="eastAsia"/>
        </w:rPr>
        <w:t>AB CD</w:t>
      </w:r>
    </w:p>
    <w:p w14:paraId="0C6DBD36">
      <w:pPr>
        <w:rPr>
          <w:rFonts w:hint="eastAsia"/>
        </w:rPr>
      </w:pPr>
      <w:r>
        <w:rPr>
          <w:rFonts w:hint="eastAsia"/>
        </w:rPr>
        <w:t xml:space="preserve">12 34 00 0F FB 62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01 68 </w:t>
      </w:r>
      <w:r>
        <w:rPr>
          <w:rFonts w:hint="eastAsia"/>
        </w:rPr>
        <w:t>AB CD</w:t>
      </w:r>
    </w:p>
    <w:p w14:paraId="7614EB1F">
      <w:pPr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</w:p>
    <w:p w14:paraId="66565ECE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通道12</w:t>
      </w:r>
    </w:p>
    <w:p w14:paraId="5ADE0B5F">
      <w:pPr>
        <w:rPr>
          <w:rFonts w:hint="eastAsia"/>
        </w:rPr>
      </w:pPr>
      <w:r>
        <w:rPr>
          <w:rFonts w:hint="eastAsia"/>
        </w:rPr>
        <w:t xml:space="preserve">12 34 00 0F FB 63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 xml:space="preserve">AB CD </w:t>
      </w:r>
    </w:p>
    <w:p w14:paraId="0FA6BE3D">
      <w:pPr>
        <w:rPr>
          <w:rFonts w:hint="eastAsia"/>
        </w:rPr>
      </w:pPr>
      <w:r>
        <w:rPr>
          <w:rFonts w:hint="eastAsia"/>
        </w:rPr>
        <w:t xml:space="preserve">12 34 00 0F FB 64 </w:t>
      </w:r>
      <w:r>
        <w:rPr>
          <w:rFonts w:hint="eastAsia"/>
          <w:color w:val="588E32" w:themeColor="accent4" w:themeShade="BF"/>
          <w:highlight w:val="none"/>
        </w:rPr>
        <w:t>00 38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275FDED3">
      <w:pPr>
        <w:rPr>
          <w:rFonts w:hint="eastAsia"/>
        </w:rPr>
      </w:pPr>
      <w:r>
        <w:rPr>
          <w:rFonts w:hint="eastAsia"/>
        </w:rPr>
        <w:t xml:space="preserve">12 34 00 0F FB 65 </w:t>
      </w:r>
      <w:r>
        <w:rPr>
          <w:rFonts w:hint="eastAsia"/>
          <w:color w:val="588E32" w:themeColor="accent4" w:themeShade="BF"/>
          <w:highlight w:val="none"/>
        </w:rPr>
        <w:t>00 53</w:t>
      </w:r>
      <w:r>
        <w:rPr>
          <w:rFonts w:hint="eastAsia"/>
          <w:color w:val="FF0000"/>
          <w:highlight w:val="none"/>
        </w:rPr>
        <w:t xml:space="preserve"> 00 46 </w:t>
      </w:r>
      <w:r>
        <w:rPr>
          <w:rFonts w:hint="eastAsia"/>
        </w:rPr>
        <w:t>AB CD</w:t>
      </w:r>
    </w:p>
    <w:p w14:paraId="5B8926D7">
      <w:pPr>
        <w:rPr>
          <w:rFonts w:hint="eastAsia"/>
        </w:rPr>
      </w:pPr>
      <w:r>
        <w:rPr>
          <w:rFonts w:hint="eastAsia"/>
        </w:rPr>
        <w:t xml:space="preserve">12 34 00 0F FB 66 </w:t>
      </w:r>
      <w:r>
        <w:rPr>
          <w:rFonts w:hint="eastAsia"/>
          <w:color w:val="588E32" w:themeColor="accent4" w:themeShade="BF"/>
          <w:highlight w:val="none"/>
        </w:rPr>
        <w:t>00 6D</w:t>
      </w:r>
      <w:r>
        <w:rPr>
          <w:rFonts w:hint="eastAsia"/>
          <w:color w:val="FF0000"/>
          <w:highlight w:val="none"/>
        </w:rPr>
        <w:t xml:space="preserve"> 00 60 </w:t>
      </w:r>
      <w:r>
        <w:rPr>
          <w:rFonts w:hint="eastAsia"/>
        </w:rPr>
        <w:t>AB CD</w:t>
      </w:r>
    </w:p>
    <w:p w14:paraId="528A6B05">
      <w:pPr>
        <w:rPr>
          <w:rFonts w:hint="eastAsia"/>
        </w:rPr>
      </w:pPr>
      <w:r>
        <w:rPr>
          <w:rFonts w:hint="eastAsia"/>
        </w:rPr>
        <w:t xml:space="preserve">12 34 00 0F FB 67 </w:t>
      </w:r>
      <w:r>
        <w:rPr>
          <w:rFonts w:hint="eastAsia"/>
          <w:color w:val="588E32" w:themeColor="accent4" w:themeShade="BF"/>
          <w:highlight w:val="none"/>
        </w:rPr>
        <w:t>00 84</w:t>
      </w:r>
      <w:r>
        <w:rPr>
          <w:rFonts w:hint="eastAsia"/>
          <w:color w:val="FF0000"/>
          <w:highlight w:val="none"/>
        </w:rPr>
        <w:t xml:space="preserve"> 00 79 </w:t>
      </w:r>
      <w:r>
        <w:rPr>
          <w:rFonts w:hint="eastAsia"/>
        </w:rPr>
        <w:t>AB CD</w:t>
      </w:r>
    </w:p>
    <w:p w14:paraId="168EC6E7">
      <w:pPr>
        <w:rPr>
          <w:rFonts w:hint="eastAsia"/>
        </w:rPr>
      </w:pPr>
      <w:r>
        <w:rPr>
          <w:rFonts w:hint="eastAsia"/>
        </w:rPr>
        <w:t xml:space="preserve">12 34 00 0F FB 68 </w:t>
      </w:r>
      <w:r>
        <w:rPr>
          <w:rFonts w:hint="eastAsia"/>
          <w:color w:val="588E32" w:themeColor="accent4" w:themeShade="BF"/>
          <w:highlight w:val="none"/>
        </w:rPr>
        <w:t>00 BA</w:t>
      </w:r>
      <w:r>
        <w:rPr>
          <w:rFonts w:hint="eastAsia"/>
          <w:color w:val="FF0000"/>
          <w:highlight w:val="none"/>
        </w:rPr>
        <w:t xml:space="preserve"> 00 A0 </w:t>
      </w:r>
      <w:r>
        <w:rPr>
          <w:rFonts w:hint="eastAsia"/>
        </w:rPr>
        <w:t>AB CD</w:t>
      </w:r>
    </w:p>
    <w:p w14:paraId="4D82BF81">
      <w:pPr>
        <w:rPr>
          <w:rFonts w:hint="eastAsia"/>
        </w:rPr>
      </w:pPr>
      <w:r>
        <w:rPr>
          <w:rFonts w:hint="eastAsia"/>
        </w:rPr>
        <w:t xml:space="preserve">12 34 00 0F FB 69 </w:t>
      </w:r>
      <w:r>
        <w:rPr>
          <w:rFonts w:hint="eastAsia"/>
          <w:color w:val="588E32" w:themeColor="accent4" w:themeShade="BF"/>
          <w:highlight w:val="none"/>
        </w:rPr>
        <w:t>00 EA</w:t>
      </w:r>
      <w:r>
        <w:rPr>
          <w:rFonts w:hint="eastAsia"/>
          <w:color w:val="FF0000"/>
          <w:highlight w:val="none"/>
        </w:rPr>
        <w:t xml:space="preserve"> 00 D3 </w:t>
      </w:r>
      <w:r>
        <w:rPr>
          <w:rFonts w:hint="eastAsia"/>
        </w:rPr>
        <w:t xml:space="preserve">AB CD </w:t>
      </w:r>
    </w:p>
    <w:p w14:paraId="5F89E9A0">
      <w:pPr>
        <w:rPr>
          <w:rFonts w:hint="eastAsia"/>
        </w:rPr>
      </w:pPr>
      <w:r>
        <w:rPr>
          <w:rFonts w:hint="eastAsia"/>
        </w:rPr>
        <w:t xml:space="preserve">12 34 00 0F FB 6A </w:t>
      </w:r>
      <w:r>
        <w:rPr>
          <w:rFonts w:hint="eastAsia"/>
          <w:color w:val="588E32" w:themeColor="accent4" w:themeShade="BF"/>
          <w:highlight w:val="none"/>
        </w:rPr>
        <w:t>01 2A</w:t>
      </w:r>
      <w:r>
        <w:rPr>
          <w:rFonts w:hint="eastAsia"/>
          <w:color w:val="FF0000"/>
          <w:highlight w:val="none"/>
        </w:rPr>
        <w:t xml:space="preserve"> 01 00 </w:t>
      </w:r>
      <w:r>
        <w:rPr>
          <w:rFonts w:hint="eastAsia"/>
        </w:rPr>
        <w:t xml:space="preserve">AB CD </w:t>
      </w:r>
    </w:p>
    <w:p w14:paraId="0848593B">
      <w:pPr>
        <w:rPr>
          <w:rFonts w:hint="eastAsia"/>
        </w:rPr>
      </w:pPr>
      <w:r>
        <w:rPr>
          <w:rFonts w:hint="eastAsia"/>
        </w:rPr>
        <w:t xml:space="preserve">12 34 00 0F FB 6B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01 64 </w:t>
      </w:r>
      <w:r>
        <w:rPr>
          <w:rFonts w:hint="eastAsia"/>
        </w:rPr>
        <w:t>AB CD</w:t>
      </w:r>
    </w:p>
    <w:p w14:paraId="64FC4CED">
      <w:pPr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</w:p>
    <w:p w14:paraId="2C2297DB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通道13</w:t>
      </w:r>
    </w:p>
    <w:p w14:paraId="1A581AC4">
      <w:pPr>
        <w:rPr>
          <w:rFonts w:hint="eastAsia"/>
        </w:rPr>
      </w:pPr>
      <w:r>
        <w:rPr>
          <w:rFonts w:hint="eastAsia"/>
        </w:rPr>
        <w:t xml:space="preserve">12 34 00 0F FB 6C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>AB CD</w:t>
      </w:r>
    </w:p>
    <w:p w14:paraId="28449B05">
      <w:pPr>
        <w:rPr>
          <w:rFonts w:hint="eastAsia"/>
        </w:rPr>
      </w:pPr>
      <w:r>
        <w:rPr>
          <w:rFonts w:hint="eastAsia"/>
        </w:rPr>
        <w:t xml:space="preserve">12 34 00 0F FB 6D </w:t>
      </w:r>
      <w:r>
        <w:rPr>
          <w:rFonts w:hint="eastAsia"/>
          <w:color w:val="588E32" w:themeColor="accent4" w:themeShade="BF"/>
          <w:highlight w:val="none"/>
        </w:rPr>
        <w:t>00 39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>AB CD</w:t>
      </w:r>
    </w:p>
    <w:p w14:paraId="1D138B4B">
      <w:pPr>
        <w:rPr>
          <w:rFonts w:hint="eastAsia"/>
        </w:rPr>
      </w:pPr>
      <w:r>
        <w:rPr>
          <w:rFonts w:hint="eastAsia"/>
        </w:rPr>
        <w:t xml:space="preserve">12 34 00 0F FB 6E </w:t>
      </w:r>
      <w:r>
        <w:rPr>
          <w:rFonts w:hint="eastAsia"/>
          <w:color w:val="588E32" w:themeColor="accent4" w:themeShade="BF"/>
          <w:highlight w:val="none"/>
        </w:rPr>
        <w:t>00 55</w:t>
      </w:r>
      <w:r>
        <w:rPr>
          <w:rFonts w:hint="eastAsia"/>
          <w:color w:val="FF0000"/>
          <w:highlight w:val="none"/>
        </w:rPr>
        <w:t xml:space="preserve"> 00 47 </w:t>
      </w:r>
      <w:r>
        <w:rPr>
          <w:rFonts w:hint="eastAsia"/>
        </w:rPr>
        <w:t>AB CD</w:t>
      </w:r>
    </w:p>
    <w:p w14:paraId="78466690">
      <w:pPr>
        <w:rPr>
          <w:rFonts w:hint="eastAsia"/>
        </w:rPr>
      </w:pPr>
      <w:r>
        <w:rPr>
          <w:rFonts w:hint="eastAsia"/>
        </w:rPr>
        <w:t xml:space="preserve">12 34 00 0F FB 6F </w:t>
      </w:r>
      <w:r>
        <w:rPr>
          <w:rFonts w:hint="eastAsia"/>
          <w:color w:val="588E32" w:themeColor="accent4" w:themeShade="BF"/>
          <w:highlight w:val="none"/>
        </w:rPr>
        <w:t>00 6E</w:t>
      </w:r>
      <w:r>
        <w:rPr>
          <w:rFonts w:hint="eastAsia"/>
          <w:color w:val="FF0000"/>
          <w:highlight w:val="none"/>
        </w:rPr>
        <w:t xml:space="preserve"> 00 62 </w:t>
      </w:r>
      <w:r>
        <w:rPr>
          <w:rFonts w:hint="eastAsia"/>
        </w:rPr>
        <w:t xml:space="preserve">AB CD </w:t>
      </w:r>
    </w:p>
    <w:p w14:paraId="4D92CEF9">
      <w:pPr>
        <w:rPr>
          <w:rFonts w:hint="eastAsia"/>
        </w:rPr>
      </w:pPr>
      <w:r>
        <w:rPr>
          <w:rFonts w:hint="eastAsia"/>
        </w:rPr>
        <w:t xml:space="preserve">12 34 00 0F FB 70 </w:t>
      </w:r>
      <w:r>
        <w:rPr>
          <w:rFonts w:hint="eastAsia"/>
          <w:color w:val="588E32" w:themeColor="accent4" w:themeShade="BF"/>
          <w:highlight w:val="none"/>
        </w:rPr>
        <w:t>00 86</w:t>
      </w:r>
      <w:r>
        <w:rPr>
          <w:rFonts w:hint="eastAsia"/>
          <w:color w:val="FF0000"/>
          <w:highlight w:val="none"/>
        </w:rPr>
        <w:t xml:space="preserve"> 00 7A </w:t>
      </w:r>
      <w:r>
        <w:rPr>
          <w:rFonts w:hint="eastAsia"/>
        </w:rPr>
        <w:t xml:space="preserve">AB CD </w:t>
      </w:r>
    </w:p>
    <w:p w14:paraId="7A7257C0">
      <w:pPr>
        <w:rPr>
          <w:rFonts w:hint="eastAsia"/>
        </w:rPr>
      </w:pPr>
      <w:r>
        <w:rPr>
          <w:rFonts w:hint="eastAsia"/>
        </w:rPr>
        <w:t xml:space="preserve">12 34 00 0F FB 71 </w:t>
      </w:r>
      <w:r>
        <w:rPr>
          <w:rFonts w:hint="eastAsia"/>
          <w:color w:val="588E32" w:themeColor="accent4" w:themeShade="BF"/>
          <w:highlight w:val="none"/>
        </w:rPr>
        <w:t>00 BC</w:t>
      </w:r>
      <w:r>
        <w:rPr>
          <w:rFonts w:hint="eastAsia"/>
          <w:color w:val="FF0000"/>
          <w:highlight w:val="none"/>
        </w:rPr>
        <w:t xml:space="preserve"> 00 A2 </w:t>
      </w:r>
      <w:r>
        <w:rPr>
          <w:rFonts w:hint="eastAsia"/>
        </w:rPr>
        <w:t xml:space="preserve">AB CD </w:t>
      </w:r>
    </w:p>
    <w:p w14:paraId="131FF351">
      <w:pPr>
        <w:rPr>
          <w:rFonts w:hint="eastAsia"/>
        </w:rPr>
      </w:pPr>
      <w:r>
        <w:rPr>
          <w:rFonts w:hint="eastAsia"/>
        </w:rPr>
        <w:t xml:space="preserve">12 34 00 0F FB 72 </w:t>
      </w:r>
      <w:r>
        <w:rPr>
          <w:rFonts w:hint="eastAsia"/>
          <w:color w:val="588E32" w:themeColor="accent4" w:themeShade="BF"/>
          <w:highlight w:val="none"/>
        </w:rPr>
        <w:t>00 ED</w:t>
      </w:r>
      <w:r>
        <w:rPr>
          <w:rFonts w:hint="eastAsia"/>
          <w:color w:val="FF0000"/>
          <w:highlight w:val="none"/>
        </w:rPr>
        <w:t xml:space="preserve"> 00 D5 </w:t>
      </w:r>
      <w:r>
        <w:rPr>
          <w:rFonts w:hint="eastAsia"/>
        </w:rPr>
        <w:t xml:space="preserve">AB CD </w:t>
      </w:r>
    </w:p>
    <w:p w14:paraId="3707A510">
      <w:pPr>
        <w:rPr>
          <w:rFonts w:hint="eastAsia"/>
        </w:rPr>
      </w:pPr>
      <w:r>
        <w:rPr>
          <w:rFonts w:hint="eastAsia"/>
        </w:rPr>
        <w:t xml:space="preserve">12 34 00 0F FB 73 </w:t>
      </w:r>
      <w:r>
        <w:rPr>
          <w:rFonts w:hint="eastAsia"/>
          <w:color w:val="588E32" w:themeColor="accent4" w:themeShade="BF"/>
          <w:highlight w:val="none"/>
        </w:rPr>
        <w:t>01 2E</w:t>
      </w:r>
      <w:r>
        <w:rPr>
          <w:rFonts w:hint="eastAsia"/>
          <w:color w:val="FF0000"/>
          <w:highlight w:val="none"/>
        </w:rPr>
        <w:t xml:space="preserve"> 01 04 </w:t>
      </w:r>
      <w:r>
        <w:rPr>
          <w:rFonts w:hint="eastAsia"/>
        </w:rPr>
        <w:t xml:space="preserve">AB CD </w:t>
      </w:r>
    </w:p>
    <w:p w14:paraId="3EEB074C">
      <w:pPr>
        <w:rPr>
          <w:rFonts w:hint="eastAsia"/>
        </w:rPr>
      </w:pPr>
      <w:r>
        <w:rPr>
          <w:rFonts w:hint="eastAsia"/>
        </w:rPr>
        <w:t xml:space="preserve">12 34 00 0F FB 74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01 68 </w:t>
      </w:r>
      <w:r>
        <w:rPr>
          <w:rFonts w:hint="eastAsia"/>
        </w:rPr>
        <w:t>AB CD</w:t>
      </w:r>
    </w:p>
    <w:p w14:paraId="76949C16">
      <w:pPr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</w:p>
    <w:p w14:paraId="2B5D4FA8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通道14</w:t>
      </w:r>
    </w:p>
    <w:p w14:paraId="51889872">
      <w:pPr>
        <w:rPr>
          <w:rFonts w:hint="eastAsia"/>
        </w:rPr>
      </w:pPr>
      <w:r>
        <w:rPr>
          <w:rFonts w:hint="eastAsia"/>
        </w:rPr>
        <w:t xml:space="preserve">12 34 00 0F FB 75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0B </w:t>
      </w:r>
      <w:r>
        <w:rPr>
          <w:rFonts w:hint="eastAsia"/>
        </w:rPr>
        <w:t>AB CD</w:t>
      </w:r>
    </w:p>
    <w:p w14:paraId="69D096BF">
      <w:pPr>
        <w:rPr>
          <w:rFonts w:hint="eastAsia"/>
        </w:rPr>
      </w:pPr>
      <w:r>
        <w:rPr>
          <w:rFonts w:hint="eastAsia"/>
        </w:rPr>
        <w:t xml:space="preserve">12 34 00 0F FB 76 </w:t>
      </w:r>
      <w:r>
        <w:rPr>
          <w:rFonts w:hint="eastAsia"/>
          <w:color w:val="588E32" w:themeColor="accent4" w:themeShade="BF"/>
          <w:highlight w:val="none"/>
        </w:rPr>
        <w:t>00 39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>AB CD</w:t>
      </w:r>
    </w:p>
    <w:p w14:paraId="5E3694B8">
      <w:pPr>
        <w:rPr>
          <w:rFonts w:hint="eastAsia"/>
        </w:rPr>
      </w:pPr>
      <w:r>
        <w:rPr>
          <w:rFonts w:hint="eastAsia"/>
        </w:rPr>
        <w:t xml:space="preserve">12 34 00 0F FB 77 </w:t>
      </w:r>
      <w:r>
        <w:rPr>
          <w:rFonts w:hint="eastAsia"/>
          <w:color w:val="588E32" w:themeColor="accent4" w:themeShade="BF"/>
          <w:highlight w:val="none"/>
        </w:rPr>
        <w:t>00 55</w:t>
      </w:r>
      <w:r>
        <w:rPr>
          <w:rFonts w:hint="eastAsia"/>
          <w:color w:val="FF0000"/>
          <w:highlight w:val="none"/>
        </w:rPr>
        <w:t xml:space="preserve"> 00 47 </w:t>
      </w:r>
      <w:r>
        <w:rPr>
          <w:rFonts w:hint="eastAsia"/>
        </w:rPr>
        <w:t xml:space="preserve">AB CD </w:t>
      </w:r>
    </w:p>
    <w:p w14:paraId="3812282D">
      <w:pPr>
        <w:rPr>
          <w:rFonts w:hint="eastAsia"/>
        </w:rPr>
      </w:pPr>
      <w:r>
        <w:rPr>
          <w:rFonts w:hint="eastAsia"/>
        </w:rPr>
        <w:t xml:space="preserve">12 34 00 0F FB 78 </w:t>
      </w:r>
      <w:r>
        <w:rPr>
          <w:rFonts w:hint="eastAsia"/>
          <w:color w:val="588E32" w:themeColor="accent4" w:themeShade="BF"/>
          <w:highlight w:val="none"/>
        </w:rPr>
        <w:t>00 6E</w:t>
      </w:r>
      <w:r>
        <w:rPr>
          <w:rFonts w:hint="eastAsia"/>
          <w:color w:val="FF0000"/>
          <w:highlight w:val="none"/>
        </w:rPr>
        <w:t xml:space="preserve"> 00 62 </w:t>
      </w:r>
      <w:r>
        <w:rPr>
          <w:rFonts w:hint="eastAsia"/>
        </w:rPr>
        <w:t xml:space="preserve">AB CD </w:t>
      </w:r>
    </w:p>
    <w:p w14:paraId="29A4A18F">
      <w:pPr>
        <w:rPr>
          <w:rFonts w:hint="eastAsia"/>
        </w:rPr>
      </w:pPr>
      <w:r>
        <w:rPr>
          <w:rFonts w:hint="eastAsia"/>
        </w:rPr>
        <w:t xml:space="preserve">12 34 00 0F FB 79 </w:t>
      </w:r>
      <w:r>
        <w:rPr>
          <w:rFonts w:hint="eastAsia"/>
          <w:color w:val="588E32" w:themeColor="accent4" w:themeShade="BF"/>
          <w:highlight w:val="none"/>
        </w:rPr>
        <w:t>00 86</w:t>
      </w:r>
      <w:r>
        <w:rPr>
          <w:rFonts w:hint="eastAsia"/>
          <w:color w:val="FF0000"/>
          <w:highlight w:val="none"/>
        </w:rPr>
        <w:t xml:space="preserve"> 00 7B </w:t>
      </w:r>
      <w:r>
        <w:rPr>
          <w:rFonts w:hint="eastAsia"/>
        </w:rPr>
        <w:t>AB CD</w:t>
      </w:r>
    </w:p>
    <w:p w14:paraId="03B64A76">
      <w:pPr>
        <w:rPr>
          <w:rFonts w:hint="eastAsia"/>
        </w:rPr>
      </w:pPr>
      <w:r>
        <w:rPr>
          <w:rFonts w:hint="eastAsia"/>
        </w:rPr>
        <w:t xml:space="preserve">12 34 00 0F FB 7A </w:t>
      </w:r>
      <w:r>
        <w:rPr>
          <w:rFonts w:hint="eastAsia"/>
          <w:color w:val="588E32" w:themeColor="accent4" w:themeShade="BF"/>
          <w:highlight w:val="none"/>
        </w:rPr>
        <w:t>00 BD</w:t>
      </w:r>
      <w:r>
        <w:rPr>
          <w:rFonts w:hint="eastAsia"/>
          <w:color w:val="FF0000"/>
          <w:highlight w:val="none"/>
        </w:rPr>
        <w:t xml:space="preserve"> 00 A3 </w:t>
      </w:r>
      <w:r>
        <w:rPr>
          <w:rFonts w:hint="eastAsia"/>
        </w:rPr>
        <w:t>AB CD</w:t>
      </w:r>
    </w:p>
    <w:p w14:paraId="0DDE1BFF">
      <w:pPr>
        <w:rPr>
          <w:rFonts w:hint="eastAsia"/>
        </w:rPr>
      </w:pPr>
      <w:r>
        <w:rPr>
          <w:rFonts w:hint="eastAsia"/>
        </w:rPr>
        <w:t xml:space="preserve">12 34 00 0F FB 7B </w:t>
      </w:r>
      <w:r>
        <w:rPr>
          <w:rFonts w:hint="eastAsia"/>
          <w:color w:val="588E32" w:themeColor="accent4" w:themeShade="BF"/>
          <w:highlight w:val="none"/>
        </w:rPr>
        <w:t>00 EE</w:t>
      </w:r>
      <w:r>
        <w:rPr>
          <w:rFonts w:hint="eastAsia"/>
          <w:color w:val="FF0000"/>
          <w:highlight w:val="none"/>
        </w:rPr>
        <w:t xml:space="preserve"> 00 D6 </w:t>
      </w:r>
      <w:r>
        <w:rPr>
          <w:rFonts w:hint="eastAsia"/>
        </w:rPr>
        <w:t xml:space="preserve">AB CD </w:t>
      </w:r>
    </w:p>
    <w:p w14:paraId="20D85A21">
      <w:pPr>
        <w:rPr>
          <w:rFonts w:hint="eastAsia"/>
        </w:rPr>
      </w:pPr>
      <w:r>
        <w:rPr>
          <w:rFonts w:hint="eastAsia"/>
        </w:rPr>
        <w:t xml:space="preserve">12 34 00 0F FB 7C </w:t>
      </w:r>
      <w:r>
        <w:rPr>
          <w:rFonts w:hint="eastAsia"/>
          <w:color w:val="588E32" w:themeColor="accent4" w:themeShade="BF"/>
          <w:highlight w:val="none"/>
        </w:rPr>
        <w:t>01 30</w:t>
      </w:r>
      <w:r>
        <w:rPr>
          <w:rFonts w:hint="eastAsia"/>
          <w:color w:val="FF0000"/>
          <w:highlight w:val="none"/>
        </w:rPr>
        <w:t xml:space="preserve"> 01 05 </w:t>
      </w:r>
      <w:r>
        <w:rPr>
          <w:rFonts w:hint="eastAsia"/>
        </w:rPr>
        <w:t xml:space="preserve">AB CD </w:t>
      </w:r>
    </w:p>
    <w:p w14:paraId="37EC066F">
      <w:pPr>
        <w:rPr>
          <w:rFonts w:hint="eastAsia"/>
        </w:rPr>
      </w:pPr>
      <w:r>
        <w:rPr>
          <w:rFonts w:hint="eastAsia"/>
        </w:rPr>
        <w:t xml:space="preserve">12 34 00 0F FB 7D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6B </w:t>
      </w:r>
      <w:r>
        <w:rPr>
          <w:rFonts w:hint="eastAsia"/>
        </w:rPr>
        <w:t>AB CD</w:t>
      </w:r>
    </w:p>
    <w:p w14:paraId="70F751F7">
      <w:pPr>
        <w:rPr>
          <w:rFonts w:hint="eastAsia"/>
          <w:lang w:val="en-US" w:eastAsia="zh-CN"/>
        </w:rPr>
      </w:pPr>
    </w:p>
    <w:p w14:paraId="601A7D1E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通道15</w:t>
      </w:r>
    </w:p>
    <w:p w14:paraId="5D4CBA9F">
      <w:pPr>
        <w:rPr>
          <w:rFonts w:hint="eastAsia"/>
        </w:rPr>
      </w:pPr>
      <w:r>
        <w:rPr>
          <w:rFonts w:hint="eastAsia"/>
        </w:rPr>
        <w:t xml:space="preserve">12 34 00 0F FB 7E </w:t>
      </w:r>
      <w:r>
        <w:rPr>
          <w:rFonts w:hint="eastAsia"/>
          <w:color w:val="588E32" w:themeColor="accent4" w:themeShade="BF"/>
          <w:highlight w:val="none"/>
        </w:rPr>
        <w:t>00 1A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57D9DDB4">
      <w:pPr>
        <w:rPr>
          <w:rFonts w:hint="eastAsia"/>
        </w:rPr>
      </w:pPr>
      <w:r>
        <w:rPr>
          <w:rFonts w:hint="eastAsia"/>
        </w:rPr>
        <w:t xml:space="preserve">12 34 00 0F FB 7F </w:t>
      </w:r>
      <w:r>
        <w:rPr>
          <w:rFonts w:hint="eastAsia"/>
          <w:color w:val="588E32" w:themeColor="accent4" w:themeShade="BF"/>
          <w:highlight w:val="none"/>
        </w:rPr>
        <w:t>00 38</w:t>
      </w:r>
      <w:r>
        <w:rPr>
          <w:rFonts w:hint="eastAsia"/>
          <w:color w:val="FF0000"/>
          <w:highlight w:val="none"/>
        </w:rPr>
        <w:t xml:space="preserve"> 00 2A </w:t>
      </w:r>
      <w:r>
        <w:rPr>
          <w:rFonts w:hint="eastAsia"/>
        </w:rPr>
        <w:t xml:space="preserve">AB CD </w:t>
      </w:r>
    </w:p>
    <w:p w14:paraId="484B4400">
      <w:pPr>
        <w:rPr>
          <w:rFonts w:hint="eastAsia"/>
        </w:rPr>
      </w:pPr>
      <w:r>
        <w:rPr>
          <w:rFonts w:hint="eastAsia"/>
        </w:rPr>
        <w:t xml:space="preserve">12 34 00 0F FB 80 </w:t>
      </w:r>
      <w:r>
        <w:rPr>
          <w:rFonts w:hint="eastAsia"/>
          <w:color w:val="588E32" w:themeColor="accent4" w:themeShade="BF"/>
          <w:highlight w:val="none"/>
        </w:rPr>
        <w:t>00 54</w:t>
      </w:r>
      <w:r>
        <w:rPr>
          <w:rFonts w:hint="eastAsia"/>
          <w:color w:val="FF0000"/>
          <w:highlight w:val="none"/>
        </w:rPr>
        <w:t xml:space="preserve"> 00 46 </w:t>
      </w:r>
      <w:r>
        <w:rPr>
          <w:rFonts w:hint="eastAsia"/>
        </w:rPr>
        <w:t xml:space="preserve">AB CD </w:t>
      </w:r>
    </w:p>
    <w:p w14:paraId="58DC452F">
      <w:pPr>
        <w:rPr>
          <w:rFonts w:hint="eastAsia"/>
        </w:rPr>
      </w:pPr>
      <w:r>
        <w:rPr>
          <w:rFonts w:hint="eastAsia"/>
        </w:rPr>
        <w:t xml:space="preserve">12 34 00 0F FB 81 </w:t>
      </w:r>
      <w:r>
        <w:rPr>
          <w:rFonts w:hint="eastAsia"/>
          <w:color w:val="588E32" w:themeColor="accent4" w:themeShade="BF"/>
          <w:highlight w:val="none"/>
        </w:rPr>
        <w:t>00 6E</w:t>
      </w:r>
      <w:r>
        <w:rPr>
          <w:rFonts w:hint="eastAsia"/>
          <w:color w:val="FF0000"/>
          <w:highlight w:val="none"/>
        </w:rPr>
        <w:t xml:space="preserve"> 00 61 </w:t>
      </w:r>
      <w:r>
        <w:rPr>
          <w:rFonts w:hint="eastAsia"/>
        </w:rPr>
        <w:t xml:space="preserve">AB CD </w:t>
      </w:r>
    </w:p>
    <w:p w14:paraId="799337E2">
      <w:pPr>
        <w:rPr>
          <w:rFonts w:hint="eastAsia"/>
        </w:rPr>
      </w:pPr>
      <w:r>
        <w:rPr>
          <w:rFonts w:hint="eastAsia"/>
        </w:rPr>
        <w:t xml:space="preserve">12 34 00 0F FB 82 </w:t>
      </w:r>
      <w:r>
        <w:rPr>
          <w:rFonts w:hint="eastAsia"/>
          <w:color w:val="588E32" w:themeColor="accent4" w:themeShade="BF"/>
          <w:highlight w:val="none"/>
        </w:rPr>
        <w:t>00 86</w:t>
      </w:r>
      <w:r>
        <w:rPr>
          <w:rFonts w:hint="eastAsia"/>
          <w:color w:val="FF0000"/>
          <w:highlight w:val="none"/>
        </w:rPr>
        <w:t xml:space="preserve"> 00 7A </w:t>
      </w:r>
      <w:r>
        <w:rPr>
          <w:rFonts w:hint="eastAsia"/>
        </w:rPr>
        <w:t xml:space="preserve">AB CD </w:t>
      </w:r>
    </w:p>
    <w:p w14:paraId="20B97BE0">
      <w:pPr>
        <w:rPr>
          <w:rFonts w:hint="eastAsia"/>
        </w:rPr>
      </w:pPr>
      <w:r>
        <w:rPr>
          <w:rFonts w:hint="eastAsia"/>
        </w:rPr>
        <w:t xml:space="preserve">12 34 00 0F FB 83 </w:t>
      </w:r>
      <w:r>
        <w:rPr>
          <w:rFonts w:hint="eastAsia"/>
          <w:color w:val="588E32" w:themeColor="accent4" w:themeShade="BF"/>
          <w:highlight w:val="none"/>
        </w:rPr>
        <w:t>00 BC</w:t>
      </w:r>
      <w:r>
        <w:rPr>
          <w:rFonts w:hint="eastAsia"/>
          <w:color w:val="FF0000"/>
          <w:highlight w:val="none"/>
        </w:rPr>
        <w:t xml:space="preserve"> 00 A2 </w:t>
      </w:r>
      <w:r>
        <w:rPr>
          <w:rFonts w:hint="eastAsia"/>
        </w:rPr>
        <w:t xml:space="preserve">AB CD </w:t>
      </w:r>
    </w:p>
    <w:p w14:paraId="6C4CB258">
      <w:pPr>
        <w:rPr>
          <w:rFonts w:hint="eastAsia"/>
        </w:rPr>
      </w:pPr>
      <w:r>
        <w:rPr>
          <w:rFonts w:hint="eastAsia"/>
        </w:rPr>
        <w:t xml:space="preserve">12 34 00 0F FB 84 </w:t>
      </w:r>
      <w:r>
        <w:rPr>
          <w:rFonts w:hint="eastAsia"/>
          <w:color w:val="588E32" w:themeColor="accent4" w:themeShade="BF"/>
          <w:highlight w:val="none"/>
        </w:rPr>
        <w:t>00 ED</w:t>
      </w:r>
      <w:r>
        <w:rPr>
          <w:rFonts w:hint="eastAsia"/>
          <w:color w:val="FF0000"/>
          <w:highlight w:val="none"/>
        </w:rPr>
        <w:t xml:space="preserve"> 00 D5 </w:t>
      </w:r>
      <w:r>
        <w:rPr>
          <w:rFonts w:hint="eastAsia"/>
        </w:rPr>
        <w:t xml:space="preserve">AB CD </w:t>
      </w:r>
    </w:p>
    <w:p w14:paraId="51C5AD74">
      <w:pPr>
        <w:rPr>
          <w:rFonts w:hint="eastAsia"/>
        </w:rPr>
      </w:pPr>
      <w:r>
        <w:rPr>
          <w:rFonts w:hint="eastAsia"/>
        </w:rPr>
        <w:t xml:space="preserve">12 34 00 0F FB 85 </w:t>
      </w:r>
      <w:r>
        <w:rPr>
          <w:rFonts w:hint="eastAsia"/>
          <w:color w:val="588E32" w:themeColor="accent4" w:themeShade="BF"/>
          <w:highlight w:val="none"/>
        </w:rPr>
        <w:t>01 2F</w:t>
      </w:r>
      <w:r>
        <w:rPr>
          <w:rFonts w:hint="eastAsia"/>
          <w:color w:val="FF0000"/>
          <w:highlight w:val="none"/>
        </w:rPr>
        <w:t xml:space="preserve"> 01 04 </w:t>
      </w:r>
      <w:r>
        <w:rPr>
          <w:rFonts w:hint="eastAsia"/>
        </w:rPr>
        <w:t xml:space="preserve">AB CD </w:t>
      </w:r>
    </w:p>
    <w:p w14:paraId="462384EF">
      <w:pPr>
        <w:rPr>
          <w:rFonts w:hint="eastAsia"/>
        </w:rPr>
      </w:pPr>
      <w:r>
        <w:rPr>
          <w:rFonts w:hint="eastAsia"/>
        </w:rPr>
        <w:t xml:space="preserve">12 34 00 0F FB 86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6A </w:t>
      </w:r>
      <w:r>
        <w:rPr>
          <w:rFonts w:hint="eastAsia"/>
        </w:rPr>
        <w:t>AB CD</w:t>
      </w:r>
    </w:p>
    <w:p w14:paraId="3C52E057">
      <w:pPr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</w:p>
    <w:p w14:paraId="39FBCAEB">
      <w:pPr>
        <w:rPr>
          <w:rFonts w:hint="default"/>
          <w:lang w:val="en-US"/>
        </w:rPr>
      </w:pPr>
      <w:r>
        <w:rPr>
          <w:rFonts w:hint="eastAsia"/>
          <w:color w:val="0000FF"/>
          <w:lang w:val="en-US" w:eastAsia="zh-CN"/>
        </w:rPr>
        <w:t>通道16</w:t>
      </w:r>
    </w:p>
    <w:p w14:paraId="31188D1B">
      <w:pPr>
        <w:rPr>
          <w:rFonts w:hint="eastAsia"/>
        </w:rPr>
      </w:pPr>
      <w:r>
        <w:rPr>
          <w:rFonts w:hint="eastAsia"/>
        </w:rPr>
        <w:t xml:space="preserve">12 34 00 0F FB 87 </w:t>
      </w:r>
      <w:r>
        <w:rPr>
          <w:rFonts w:hint="eastAsia"/>
          <w:color w:val="588E32" w:themeColor="accent4" w:themeShade="BF"/>
          <w:highlight w:val="none"/>
        </w:rPr>
        <w:t>00 1B</w:t>
      </w:r>
      <w:r>
        <w:rPr>
          <w:rFonts w:hint="eastAsia"/>
          <w:color w:val="FF0000"/>
          <w:highlight w:val="none"/>
        </w:rPr>
        <w:t xml:space="preserve"> 00 0A </w:t>
      </w:r>
      <w:r>
        <w:rPr>
          <w:rFonts w:hint="eastAsia"/>
        </w:rPr>
        <w:t xml:space="preserve">AB CD </w:t>
      </w:r>
    </w:p>
    <w:p w14:paraId="4C56093A">
      <w:pPr>
        <w:rPr>
          <w:rFonts w:hint="eastAsia"/>
        </w:rPr>
      </w:pPr>
      <w:r>
        <w:rPr>
          <w:rFonts w:hint="eastAsia"/>
        </w:rPr>
        <w:t xml:space="preserve">12 34 00 0F FB 88 </w:t>
      </w:r>
      <w:r>
        <w:rPr>
          <w:rFonts w:hint="eastAsia"/>
          <w:color w:val="588E32" w:themeColor="accent4" w:themeShade="BF"/>
          <w:highlight w:val="none"/>
        </w:rPr>
        <w:t>00 3A</w:t>
      </w:r>
      <w:r>
        <w:rPr>
          <w:rFonts w:hint="eastAsia"/>
          <w:color w:val="FF0000"/>
          <w:highlight w:val="none"/>
        </w:rPr>
        <w:t xml:space="preserve"> 00 2B </w:t>
      </w:r>
      <w:r>
        <w:rPr>
          <w:rFonts w:hint="eastAsia"/>
        </w:rPr>
        <w:t xml:space="preserve">AB CD </w:t>
      </w:r>
    </w:p>
    <w:p w14:paraId="4B57644D">
      <w:pPr>
        <w:rPr>
          <w:rFonts w:hint="eastAsia"/>
        </w:rPr>
      </w:pPr>
      <w:r>
        <w:rPr>
          <w:rFonts w:hint="eastAsia"/>
        </w:rPr>
        <w:t xml:space="preserve">12 34 00 0F FB 89 </w:t>
      </w:r>
      <w:r>
        <w:rPr>
          <w:rFonts w:hint="eastAsia"/>
          <w:color w:val="588E32" w:themeColor="accent4" w:themeShade="BF"/>
          <w:highlight w:val="none"/>
        </w:rPr>
        <w:t>00 56</w:t>
      </w:r>
      <w:r>
        <w:rPr>
          <w:rFonts w:hint="eastAsia"/>
          <w:color w:val="FF0000"/>
          <w:highlight w:val="none"/>
        </w:rPr>
        <w:t xml:space="preserve"> 00 48 </w:t>
      </w:r>
      <w:r>
        <w:rPr>
          <w:rFonts w:hint="eastAsia"/>
        </w:rPr>
        <w:t xml:space="preserve">AB CD </w:t>
      </w:r>
    </w:p>
    <w:p w14:paraId="60C1B663">
      <w:pPr>
        <w:rPr>
          <w:rFonts w:hint="eastAsia"/>
        </w:rPr>
      </w:pPr>
      <w:r>
        <w:rPr>
          <w:rFonts w:hint="eastAsia"/>
        </w:rPr>
        <w:t xml:space="preserve">12 34 00 0F FB 8A </w:t>
      </w:r>
      <w:r>
        <w:rPr>
          <w:rFonts w:hint="eastAsia"/>
          <w:color w:val="588E32" w:themeColor="accent4" w:themeShade="BF"/>
          <w:highlight w:val="none"/>
        </w:rPr>
        <w:t>00 70</w:t>
      </w:r>
      <w:r>
        <w:rPr>
          <w:rFonts w:hint="eastAsia"/>
          <w:color w:val="FF0000"/>
          <w:highlight w:val="none"/>
        </w:rPr>
        <w:t xml:space="preserve"> 00 63 </w:t>
      </w:r>
      <w:r>
        <w:rPr>
          <w:rFonts w:hint="eastAsia"/>
        </w:rPr>
        <w:t xml:space="preserve">AB CD </w:t>
      </w:r>
    </w:p>
    <w:p w14:paraId="194B5F48">
      <w:pPr>
        <w:rPr>
          <w:rFonts w:hint="eastAsia"/>
        </w:rPr>
      </w:pPr>
      <w:r>
        <w:rPr>
          <w:rFonts w:hint="eastAsia"/>
        </w:rPr>
        <w:t xml:space="preserve">12 34 00 0F FB 8B </w:t>
      </w:r>
      <w:r>
        <w:rPr>
          <w:rFonts w:hint="eastAsia"/>
          <w:color w:val="588E32" w:themeColor="accent4" w:themeShade="BF"/>
          <w:highlight w:val="none"/>
        </w:rPr>
        <w:t>00 88</w:t>
      </w:r>
      <w:r>
        <w:rPr>
          <w:rFonts w:hint="eastAsia"/>
          <w:color w:val="FF0000"/>
          <w:highlight w:val="none"/>
        </w:rPr>
        <w:t xml:space="preserve"> 00 7C </w:t>
      </w:r>
      <w:r>
        <w:rPr>
          <w:rFonts w:hint="eastAsia"/>
        </w:rPr>
        <w:t>AB CD</w:t>
      </w:r>
    </w:p>
    <w:p w14:paraId="08725565">
      <w:pPr>
        <w:rPr>
          <w:rFonts w:hint="eastAsia"/>
        </w:rPr>
      </w:pPr>
      <w:r>
        <w:rPr>
          <w:rFonts w:hint="eastAsia"/>
        </w:rPr>
        <w:t xml:space="preserve">12 34 00 0F FB 8C </w:t>
      </w:r>
      <w:r>
        <w:rPr>
          <w:rFonts w:hint="eastAsia"/>
          <w:color w:val="588E32" w:themeColor="accent4" w:themeShade="BF"/>
          <w:highlight w:val="none"/>
        </w:rPr>
        <w:t>00 BF</w:t>
      </w:r>
      <w:r>
        <w:rPr>
          <w:rFonts w:hint="eastAsia"/>
          <w:color w:val="FF0000"/>
          <w:highlight w:val="none"/>
        </w:rPr>
        <w:t xml:space="preserve"> 00 A5 </w:t>
      </w:r>
      <w:r>
        <w:rPr>
          <w:rFonts w:hint="eastAsia"/>
        </w:rPr>
        <w:t>AB CD</w:t>
      </w:r>
    </w:p>
    <w:p w14:paraId="1AF43C9F">
      <w:pPr>
        <w:rPr>
          <w:rFonts w:hint="eastAsia"/>
        </w:rPr>
      </w:pPr>
      <w:r>
        <w:rPr>
          <w:rFonts w:hint="eastAsia"/>
        </w:rPr>
        <w:t xml:space="preserve">12 34 00 0F FB 8D </w:t>
      </w:r>
      <w:r>
        <w:rPr>
          <w:rFonts w:hint="eastAsia"/>
          <w:color w:val="588E32" w:themeColor="accent4" w:themeShade="BF"/>
          <w:highlight w:val="none"/>
        </w:rPr>
        <w:t>00 F0</w:t>
      </w:r>
      <w:r>
        <w:rPr>
          <w:rFonts w:hint="eastAsia"/>
          <w:color w:val="FF0000"/>
          <w:highlight w:val="none"/>
        </w:rPr>
        <w:t xml:space="preserve"> 00 D8 </w:t>
      </w:r>
      <w:r>
        <w:rPr>
          <w:rFonts w:hint="eastAsia"/>
        </w:rPr>
        <w:t>AB CD</w:t>
      </w:r>
    </w:p>
    <w:p w14:paraId="2CFC4E2D">
      <w:pPr>
        <w:rPr>
          <w:rFonts w:hint="eastAsia"/>
        </w:rPr>
      </w:pPr>
      <w:r>
        <w:rPr>
          <w:rFonts w:hint="eastAsia"/>
        </w:rPr>
        <w:t xml:space="preserve">12 34 00 0F FB 8E </w:t>
      </w:r>
      <w:r>
        <w:rPr>
          <w:rFonts w:hint="eastAsia"/>
          <w:color w:val="588E32" w:themeColor="accent4" w:themeShade="BF"/>
          <w:highlight w:val="none"/>
        </w:rPr>
        <w:t>01 31</w:t>
      </w:r>
      <w:r>
        <w:rPr>
          <w:rFonts w:hint="eastAsia"/>
          <w:color w:val="FF0000"/>
          <w:highlight w:val="none"/>
        </w:rPr>
        <w:t xml:space="preserve"> 01 06 </w:t>
      </w:r>
      <w:r>
        <w:rPr>
          <w:rFonts w:hint="eastAsia"/>
        </w:rPr>
        <w:t xml:space="preserve">AB CD </w:t>
      </w:r>
    </w:p>
    <w:p w14:paraId="4A6D84D3">
      <w:pPr>
        <w:rPr>
          <w:rFonts w:hint="eastAsia"/>
        </w:rPr>
      </w:pPr>
      <w:r>
        <w:rPr>
          <w:rFonts w:hint="eastAsia"/>
        </w:rPr>
        <w:t xml:space="preserve">12 34 00 0F FB 8F </w:t>
      </w:r>
      <w:r>
        <w:rPr>
          <w:rFonts w:hint="eastAsia"/>
          <w:color w:val="588E32" w:themeColor="accent4" w:themeShade="BF"/>
          <w:highlight w:val="none"/>
        </w:rPr>
        <w:t>00 01</w:t>
      </w:r>
      <w:r>
        <w:rPr>
          <w:rFonts w:hint="eastAsia"/>
          <w:color w:val="FF0000"/>
          <w:highlight w:val="none"/>
        </w:rPr>
        <w:t xml:space="preserve"> 01 6B </w:t>
      </w:r>
      <w:r>
        <w:rPr>
          <w:rFonts w:hint="eastAsia"/>
        </w:rPr>
        <w:t xml:space="preserve">AB CD </w:t>
      </w:r>
    </w:p>
    <w:p w14:paraId="561947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毛">
    <w15:presenceInfo w15:providerId="WPS Office" w15:userId="4069447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30290"/>
    <w:rsid w:val="24006F58"/>
    <w:rsid w:val="260E56E9"/>
    <w:rsid w:val="2DAB025D"/>
    <w:rsid w:val="3BD6559F"/>
    <w:rsid w:val="4758285B"/>
    <w:rsid w:val="47B71E17"/>
    <w:rsid w:val="4DA30290"/>
    <w:rsid w:val="765F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1958</Words>
  <Characters>3853</Characters>
  <Lines>0</Lines>
  <Paragraphs>0</Paragraphs>
  <TotalTime>0</TotalTime>
  <ScaleCrop>false</ScaleCrop>
  <LinksUpToDate>false</LinksUpToDate>
  <CharactersWithSpaces>5727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2026-03-24T12:15:00Z</dcterms:created>
  <dc:creator>A</dc:creator>
  <cp:lastModifiedBy>小毛</cp:lastModifiedBy>
  <dcterms:modified xsi:type="dcterms:W3CDTF">2026-05-18T09:11:35Z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9B6C784F45974C55BB6AE5046C7C9FEA_11</vt:lpwstr>
  </property>
  <property fmtid="{D5CDD505-2E9C-101B-9397-08002B2CF9AE}" pid="4" name="KSOTemplateDocerSaveRecord">
    <vt:lpwstr>eyJoZGlkIjoiYzYyNmQ0MWVjMGZjYjAwOTVhNjdhNzBkZjkwNmIxNWEiLCJ1c2VySWQiOiIyNzQ1MjAyODAifQ==</vt:lpwstr>
  </property>
</Properties>
</file>